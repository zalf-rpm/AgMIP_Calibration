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A1712" w14:textId="185F1D17" w:rsidR="000B18B6" w:rsidRDefault="000B18B6">
      <w:pPr>
        <w:rPr>
          <w:rFonts w:ascii="Arial" w:hAnsi="Arial" w:cs="Arial"/>
          <w:b/>
          <w:bCs/>
          <w:sz w:val="24"/>
          <w:szCs w:val="24"/>
        </w:rPr>
      </w:pPr>
    </w:p>
    <w:p w14:paraId="3AD3FC22" w14:textId="77777777" w:rsidR="000B18B6" w:rsidRDefault="000B18B6">
      <w:pPr>
        <w:rPr>
          <w:rFonts w:ascii="Arial" w:hAnsi="Arial" w:cs="Arial"/>
          <w:b/>
          <w:bCs/>
          <w:sz w:val="24"/>
          <w:szCs w:val="24"/>
        </w:rPr>
      </w:pPr>
    </w:p>
    <w:p w14:paraId="717C8216" w14:textId="77777777" w:rsidR="000B18B6" w:rsidRDefault="000B18B6">
      <w:pPr>
        <w:rPr>
          <w:rFonts w:ascii="Arial" w:hAnsi="Arial" w:cs="Arial"/>
          <w:b/>
          <w:bCs/>
          <w:sz w:val="24"/>
          <w:szCs w:val="24"/>
        </w:rPr>
      </w:pPr>
    </w:p>
    <w:p w14:paraId="509768BF" w14:textId="77777777" w:rsidR="000B18B6" w:rsidRDefault="000B18B6">
      <w:pPr>
        <w:rPr>
          <w:rFonts w:ascii="Arial" w:hAnsi="Arial" w:cs="Arial"/>
          <w:b/>
          <w:bCs/>
          <w:sz w:val="24"/>
          <w:szCs w:val="24"/>
        </w:rPr>
      </w:pPr>
    </w:p>
    <w:p w14:paraId="5B9A50CF" w14:textId="77777777" w:rsidR="000B18B6" w:rsidRDefault="000B18B6">
      <w:pPr>
        <w:rPr>
          <w:rFonts w:ascii="Arial" w:hAnsi="Arial" w:cs="Arial"/>
          <w:b/>
          <w:bCs/>
          <w:sz w:val="24"/>
          <w:szCs w:val="24"/>
        </w:rPr>
      </w:pPr>
    </w:p>
    <w:p w14:paraId="4A1B04D8" w14:textId="77777777" w:rsidR="000B18B6" w:rsidRDefault="000B18B6">
      <w:pPr>
        <w:rPr>
          <w:rFonts w:ascii="Arial" w:hAnsi="Arial" w:cs="Arial"/>
          <w:b/>
          <w:bCs/>
          <w:sz w:val="24"/>
          <w:szCs w:val="24"/>
        </w:rPr>
      </w:pPr>
    </w:p>
    <w:p w14:paraId="09959EAD" w14:textId="4AA10EC8" w:rsidR="00521E70" w:rsidRPr="00AB6917" w:rsidRDefault="00D876D0" w:rsidP="002C1DD3">
      <w:pPr>
        <w:ind w:left="360"/>
        <w:jc w:val="center"/>
        <w:rPr>
          <w:rFonts w:cs="Arial"/>
          <w:b/>
          <w:bCs/>
          <w:color w:val="1F497D" w:themeColor="text2"/>
          <w:sz w:val="56"/>
          <w:szCs w:val="56"/>
          <w:lang w:val="en-GB"/>
        </w:rPr>
      </w:pPr>
      <w:r w:rsidRPr="00AB6917">
        <w:rPr>
          <w:rFonts w:cs="Arial"/>
          <w:b/>
          <w:bCs/>
          <w:color w:val="1F497D" w:themeColor="text2"/>
          <w:sz w:val="56"/>
          <w:szCs w:val="56"/>
          <w:lang w:val="en-GB"/>
        </w:rPr>
        <w:t>2</w:t>
      </w:r>
      <w:r w:rsidRPr="00AB6917">
        <w:rPr>
          <w:rFonts w:cs="Arial"/>
          <w:b/>
          <w:bCs/>
          <w:color w:val="1F497D" w:themeColor="text2"/>
          <w:sz w:val="56"/>
          <w:szCs w:val="56"/>
          <w:vertAlign w:val="superscript"/>
          <w:lang w:val="en-GB"/>
        </w:rPr>
        <w:t>nd</w:t>
      </w:r>
      <w:r w:rsidR="002C1DD3" w:rsidRPr="00AB6917">
        <w:rPr>
          <w:rFonts w:cs="Arial"/>
          <w:b/>
          <w:bCs/>
          <w:color w:val="1F497D" w:themeColor="text2"/>
          <w:sz w:val="56"/>
          <w:szCs w:val="56"/>
          <w:lang w:val="en-GB"/>
        </w:rPr>
        <w:t xml:space="preserve"> </w:t>
      </w:r>
      <w:r w:rsidRPr="00AB6917">
        <w:rPr>
          <w:rFonts w:cs="Arial"/>
          <w:b/>
          <w:bCs/>
          <w:color w:val="1F497D" w:themeColor="text2"/>
          <w:sz w:val="56"/>
          <w:szCs w:val="56"/>
          <w:lang w:val="en-GB"/>
        </w:rPr>
        <w:t>Progress Report</w:t>
      </w:r>
    </w:p>
    <w:p w14:paraId="4BF4FBE8" w14:textId="4581CEDF" w:rsidR="00521E70" w:rsidRPr="00AB6917" w:rsidRDefault="00D876D0" w:rsidP="00521E70">
      <w:pPr>
        <w:ind w:left="360"/>
        <w:jc w:val="center"/>
        <w:rPr>
          <w:rFonts w:cs="Arial"/>
          <w:b/>
          <w:bCs/>
          <w:color w:val="1F497D" w:themeColor="text2"/>
          <w:sz w:val="36"/>
          <w:szCs w:val="36"/>
          <w:lang w:val="en-GB"/>
        </w:rPr>
      </w:pPr>
      <w:r w:rsidRPr="00AB6917">
        <w:rPr>
          <w:rFonts w:cs="Arial"/>
          <w:b/>
          <w:bCs/>
          <w:color w:val="1F497D" w:themeColor="text2"/>
          <w:sz w:val="36"/>
          <w:szCs w:val="36"/>
          <w:lang w:val="en-GB"/>
        </w:rPr>
        <w:t>BonaRes Centre for Soil Research</w:t>
      </w:r>
    </w:p>
    <w:p w14:paraId="1070E1CE" w14:textId="72265999" w:rsidR="00521E70" w:rsidRPr="00FF3530" w:rsidRDefault="00D876D0" w:rsidP="00521E70">
      <w:pPr>
        <w:ind w:left="360"/>
        <w:jc w:val="center"/>
        <w:rPr>
          <w:rFonts w:cs="Arial"/>
          <w:bCs/>
          <w:color w:val="1F497D" w:themeColor="text2"/>
          <w:sz w:val="28"/>
          <w:szCs w:val="28"/>
        </w:rPr>
      </w:pPr>
      <w:r>
        <w:rPr>
          <w:rFonts w:cs="Arial"/>
          <w:bCs/>
          <w:color w:val="1F497D" w:themeColor="text2"/>
          <w:sz w:val="28"/>
          <w:szCs w:val="28"/>
        </w:rPr>
        <w:t xml:space="preserve">Reporting </w:t>
      </w:r>
      <w:proofErr w:type="spellStart"/>
      <w:r>
        <w:rPr>
          <w:rFonts w:cs="Arial"/>
          <w:bCs/>
          <w:color w:val="1F497D" w:themeColor="text2"/>
          <w:sz w:val="28"/>
          <w:szCs w:val="28"/>
        </w:rPr>
        <w:t>period</w:t>
      </w:r>
      <w:proofErr w:type="spellEnd"/>
      <w:r w:rsidR="003A5435" w:rsidRPr="00FF3530">
        <w:rPr>
          <w:rFonts w:cs="Arial"/>
          <w:bCs/>
          <w:color w:val="1F497D" w:themeColor="text2"/>
          <w:sz w:val="28"/>
          <w:szCs w:val="28"/>
        </w:rPr>
        <w:t>: 01.07.201</w:t>
      </w:r>
      <w:r w:rsidR="00FF3530">
        <w:rPr>
          <w:rFonts w:cs="Arial"/>
          <w:bCs/>
          <w:color w:val="1F497D" w:themeColor="text2"/>
          <w:sz w:val="28"/>
          <w:szCs w:val="28"/>
        </w:rPr>
        <w:t>7-30.06.2018</w:t>
      </w:r>
    </w:p>
    <w:p w14:paraId="55934C3D" w14:textId="77777777" w:rsidR="00521E70" w:rsidRDefault="00521E70" w:rsidP="00521E70">
      <w:pPr>
        <w:ind w:left="360"/>
        <w:jc w:val="center"/>
        <w:rPr>
          <w:rFonts w:cs="Arial"/>
          <w:b/>
          <w:bCs/>
          <w:sz w:val="28"/>
          <w:szCs w:val="28"/>
        </w:rPr>
      </w:pPr>
    </w:p>
    <w:p w14:paraId="0EE0A70A" w14:textId="77777777" w:rsidR="00521E70" w:rsidRDefault="00521E70" w:rsidP="00521E70">
      <w:pPr>
        <w:ind w:left="360"/>
        <w:jc w:val="center"/>
        <w:rPr>
          <w:rFonts w:cs="Arial"/>
          <w:b/>
          <w:bCs/>
          <w:sz w:val="28"/>
          <w:szCs w:val="28"/>
        </w:rPr>
      </w:pPr>
    </w:p>
    <w:p w14:paraId="5B74ED2B" w14:textId="4F4AD2C6" w:rsidR="00521E70" w:rsidRPr="00521E70" w:rsidRDefault="00B125F5" w:rsidP="00182E9F">
      <w:pPr>
        <w:tabs>
          <w:tab w:val="center" w:pos="4536"/>
          <w:tab w:val="right" w:pos="9072"/>
        </w:tabs>
        <w:autoSpaceDE w:val="0"/>
        <w:autoSpaceDN w:val="0"/>
        <w:adjustRightInd w:val="0"/>
        <w:spacing w:after="120" w:line="360" w:lineRule="auto"/>
        <w:rPr>
          <w:rFonts w:ascii="Arial" w:hAnsi="Arial" w:cs="Arial"/>
          <w:b/>
          <w:i/>
          <w:sz w:val="10"/>
          <w:szCs w:val="20"/>
        </w:rPr>
      </w:pPr>
      <w:r>
        <w:rPr>
          <w:rFonts w:ascii="Arial" w:hAnsi="Arial" w:cs="Arial"/>
          <w:b/>
          <w:i/>
          <w:sz w:val="10"/>
          <w:szCs w:val="20"/>
        </w:rPr>
        <w:tab/>
      </w:r>
      <w:r w:rsidR="00521E70" w:rsidRPr="00521E70">
        <w:rPr>
          <w:rFonts w:ascii="Arial" w:hAnsi="Arial" w:cs="Arial"/>
          <w:b/>
          <w:i/>
          <w:sz w:val="10"/>
          <w:szCs w:val="20"/>
        </w:rPr>
        <w:t xml:space="preserve"> </w:t>
      </w:r>
      <w:r>
        <w:rPr>
          <w:rFonts w:ascii="Arial" w:hAnsi="Arial" w:cs="Arial"/>
          <w:b/>
          <w:i/>
          <w:sz w:val="10"/>
          <w:szCs w:val="20"/>
        </w:rPr>
        <w:tab/>
      </w:r>
    </w:p>
    <w:p w14:paraId="2FBB6FDA" w14:textId="77777777" w:rsidR="00521E70" w:rsidRPr="00D05B84" w:rsidRDefault="00521E70" w:rsidP="00521E70">
      <w:pPr>
        <w:autoSpaceDE w:val="0"/>
        <w:autoSpaceDN w:val="0"/>
        <w:adjustRightInd w:val="0"/>
        <w:spacing w:after="120" w:line="360" w:lineRule="auto"/>
        <w:jc w:val="both"/>
        <w:rPr>
          <w:rFonts w:ascii="Arial Fett" w:hAnsi="Arial Fett" w:cs="Arial"/>
          <w:b/>
          <w:smallCaps/>
          <w:noProof/>
          <w:sz w:val="24"/>
          <w:szCs w:val="20"/>
        </w:rPr>
      </w:pPr>
      <w:r w:rsidRPr="00521E70">
        <w:rPr>
          <w:rFonts w:ascii="Arial Fett" w:hAnsi="Arial Fett" w:cs="Arial"/>
          <w:b/>
          <w:smallCaps/>
          <w:noProof/>
          <w:sz w:val="24"/>
          <w:szCs w:val="20"/>
        </w:rPr>
        <w:t xml:space="preserve">     </w:t>
      </w:r>
      <w:r w:rsidRPr="00F77454">
        <w:rPr>
          <w:rFonts w:ascii="Arial Fett" w:hAnsi="Arial Fett" w:cs="Arial"/>
          <w:b/>
          <w:smallCaps/>
          <w:noProof/>
          <w:sz w:val="24"/>
          <w:szCs w:val="20"/>
          <w:lang w:eastAsia="de-DE"/>
        </w:rPr>
        <w:drawing>
          <wp:inline distT="0" distB="0" distL="0" distR="0" wp14:anchorId="0501F748" wp14:editId="377846DF">
            <wp:extent cx="2035454" cy="941032"/>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27_UFZ_LOGO_S_4C.jpg"/>
                    <pic:cNvPicPr/>
                  </pic:nvPicPr>
                  <pic:blipFill>
                    <a:blip r:embed="rId8">
                      <a:extLst>
                        <a:ext uri="{28A0092B-C50C-407E-A947-70E740481C1C}">
                          <a14:useLocalDpi xmlns:a14="http://schemas.microsoft.com/office/drawing/2010/main" val="0"/>
                        </a:ext>
                      </a:extLst>
                    </a:blip>
                    <a:stretch>
                      <a:fillRect/>
                    </a:stretch>
                  </pic:blipFill>
                  <pic:spPr>
                    <a:xfrm>
                      <a:off x="0" y="0"/>
                      <a:ext cx="2030987" cy="938967"/>
                    </a:xfrm>
                    <a:prstGeom prst="rect">
                      <a:avLst/>
                    </a:prstGeom>
                  </pic:spPr>
                </pic:pic>
              </a:graphicData>
            </a:graphic>
          </wp:inline>
        </w:drawing>
      </w:r>
      <w:r w:rsidRPr="00D05B84">
        <w:rPr>
          <w:rFonts w:ascii="Arial Fett" w:hAnsi="Arial Fett" w:cs="Arial"/>
          <w:b/>
          <w:smallCaps/>
          <w:noProof/>
          <w:sz w:val="24"/>
          <w:szCs w:val="20"/>
        </w:rPr>
        <w:t xml:space="preserve">                     </w:t>
      </w:r>
      <w:r w:rsidRPr="00F77454">
        <w:rPr>
          <w:noProof/>
          <w:lang w:eastAsia="de-DE"/>
        </w:rPr>
        <w:drawing>
          <wp:inline distT="0" distB="0" distL="0" distR="0" wp14:anchorId="1C4397F4" wp14:editId="6829354B">
            <wp:extent cx="2683033" cy="883166"/>
            <wp:effectExtent l="0" t="0" r="3175" b="0"/>
            <wp:docPr id="21" name="Grafik 21" descr="http://stadtacker.net/WISSULA_Images/Logos/ZALF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dtacker.net/WISSULA_Images/Logos/ZALF_Log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708" cy="883059"/>
                    </a:xfrm>
                    <a:prstGeom prst="rect">
                      <a:avLst/>
                    </a:prstGeom>
                    <a:noFill/>
                    <a:ln>
                      <a:noFill/>
                    </a:ln>
                  </pic:spPr>
                </pic:pic>
              </a:graphicData>
            </a:graphic>
          </wp:inline>
        </w:drawing>
      </w:r>
    </w:p>
    <w:p w14:paraId="44BEC0E2" w14:textId="77777777" w:rsidR="00521E70" w:rsidRPr="00D05B84" w:rsidRDefault="00521E70" w:rsidP="00521E70">
      <w:pPr>
        <w:autoSpaceDE w:val="0"/>
        <w:autoSpaceDN w:val="0"/>
        <w:adjustRightInd w:val="0"/>
        <w:spacing w:after="120" w:line="360" w:lineRule="auto"/>
        <w:jc w:val="both"/>
        <w:rPr>
          <w:noProof/>
        </w:rPr>
      </w:pPr>
    </w:p>
    <w:p w14:paraId="64FA6AE7" w14:textId="77777777" w:rsidR="00521E70" w:rsidRPr="00D05B84" w:rsidRDefault="00521E70" w:rsidP="00521E70">
      <w:pPr>
        <w:autoSpaceDE w:val="0"/>
        <w:autoSpaceDN w:val="0"/>
        <w:adjustRightInd w:val="0"/>
        <w:spacing w:after="120" w:line="360" w:lineRule="auto"/>
        <w:jc w:val="both"/>
        <w:rPr>
          <w:rFonts w:ascii="Arial Fett" w:hAnsi="Arial Fett" w:cs="Arial"/>
          <w:b/>
          <w:smallCaps/>
          <w:sz w:val="24"/>
          <w:szCs w:val="20"/>
        </w:rPr>
      </w:pPr>
      <w:r w:rsidRPr="00D05B84">
        <w:rPr>
          <w:noProof/>
        </w:rPr>
        <w:t xml:space="preserve">    </w:t>
      </w:r>
      <w:r w:rsidRPr="00F77454">
        <w:rPr>
          <w:noProof/>
          <w:lang w:eastAsia="de-DE"/>
        </w:rPr>
        <w:drawing>
          <wp:inline distT="0" distB="0" distL="0" distR="0" wp14:anchorId="0FEE6D4B" wp14:editId="48E39111">
            <wp:extent cx="2171700" cy="702389"/>
            <wp:effectExtent l="0" t="0" r="0" b="2540"/>
            <wp:docPr id="19" name="Grafik 19" descr="http://cironet.eu/wp-content/uploads/2013/02/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ironet.eu/wp-content/uploads/2013/02/T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92" cy="711636"/>
                    </a:xfrm>
                    <a:prstGeom prst="rect">
                      <a:avLst/>
                    </a:prstGeom>
                    <a:noFill/>
                    <a:ln>
                      <a:noFill/>
                    </a:ln>
                  </pic:spPr>
                </pic:pic>
              </a:graphicData>
            </a:graphic>
          </wp:inline>
        </w:drawing>
      </w:r>
      <w:r w:rsidRPr="00D05B84">
        <w:rPr>
          <w:noProof/>
        </w:rPr>
        <w:t xml:space="preserve">                            </w:t>
      </w:r>
      <w:r w:rsidRPr="00F77454">
        <w:rPr>
          <w:noProof/>
          <w:lang w:eastAsia="de-DE"/>
        </w:rPr>
        <w:drawing>
          <wp:inline distT="0" distB="0" distL="0" distR="0" wp14:anchorId="5D410334" wp14:editId="2224CD6A">
            <wp:extent cx="2309320" cy="666750"/>
            <wp:effectExtent l="0" t="0" r="0" b="0"/>
            <wp:docPr id="20" name="Grafik 20" descr="http://www.gbif-mycology.de/Pictures/Senckenberg_Frankfur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bif-mycology.de/Pictures/Senckenberg_Frankfurt_Logo.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1" t="7228" r="4040" b="23124"/>
                    <a:stretch/>
                  </pic:blipFill>
                  <pic:spPr bwMode="auto">
                    <a:xfrm>
                      <a:off x="0" y="0"/>
                      <a:ext cx="2333832" cy="673827"/>
                    </a:xfrm>
                    <a:prstGeom prst="rect">
                      <a:avLst/>
                    </a:prstGeom>
                    <a:noFill/>
                    <a:ln>
                      <a:noFill/>
                    </a:ln>
                    <a:extLst>
                      <a:ext uri="{53640926-AAD7-44D8-BBD7-CCE9431645EC}">
                        <a14:shadowObscured xmlns:a14="http://schemas.microsoft.com/office/drawing/2010/main"/>
                      </a:ext>
                    </a:extLst>
                  </pic:spPr>
                </pic:pic>
              </a:graphicData>
            </a:graphic>
          </wp:inline>
        </w:drawing>
      </w:r>
    </w:p>
    <w:p w14:paraId="75E400B9" w14:textId="77777777" w:rsidR="00521E70" w:rsidRDefault="00521E70" w:rsidP="00521E70">
      <w:pPr>
        <w:ind w:left="360"/>
        <w:jc w:val="center"/>
        <w:rPr>
          <w:rFonts w:cs="Arial"/>
          <w:b/>
          <w:bCs/>
          <w:sz w:val="28"/>
          <w:szCs w:val="28"/>
        </w:rPr>
      </w:pPr>
    </w:p>
    <w:p w14:paraId="46FCAD1F" w14:textId="77777777" w:rsidR="000B18B6" w:rsidRPr="00521E70" w:rsidRDefault="00D05B84" w:rsidP="00521E70">
      <w:pPr>
        <w:ind w:left="360"/>
        <w:jc w:val="center"/>
        <w:rPr>
          <w:rFonts w:cs="Arial"/>
          <w:b/>
          <w:bCs/>
          <w:sz w:val="28"/>
          <w:szCs w:val="28"/>
        </w:rPr>
      </w:pPr>
      <w:r>
        <w:rPr>
          <w:noProof/>
          <w:sz w:val="16"/>
          <w:szCs w:val="16"/>
          <w:lang w:eastAsia="de-DE"/>
        </w:rPr>
        <w:drawing>
          <wp:inline distT="0" distB="0" distL="0" distR="0" wp14:anchorId="78E92815" wp14:editId="23B39FE6">
            <wp:extent cx="2337683" cy="445774"/>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R_mit_Schrift_150_rgb.jpg"/>
                    <pic:cNvPicPr/>
                  </pic:nvPicPr>
                  <pic:blipFill>
                    <a:blip r:embed="rId12">
                      <a:extLst>
                        <a:ext uri="{28A0092B-C50C-407E-A947-70E740481C1C}">
                          <a14:useLocalDpi xmlns:a14="http://schemas.microsoft.com/office/drawing/2010/main" val="0"/>
                        </a:ext>
                      </a:extLst>
                    </a:blip>
                    <a:stretch>
                      <a:fillRect/>
                    </a:stretch>
                  </pic:blipFill>
                  <pic:spPr>
                    <a:xfrm>
                      <a:off x="0" y="0"/>
                      <a:ext cx="2346521" cy="447459"/>
                    </a:xfrm>
                    <a:prstGeom prst="rect">
                      <a:avLst/>
                    </a:prstGeom>
                  </pic:spPr>
                </pic:pic>
              </a:graphicData>
            </a:graphic>
          </wp:inline>
        </w:drawing>
      </w:r>
      <w:r w:rsidR="000B18B6" w:rsidRPr="00521E70">
        <w:rPr>
          <w:rFonts w:cs="Arial"/>
          <w:b/>
          <w:bCs/>
          <w:sz w:val="28"/>
          <w:szCs w:val="28"/>
        </w:rPr>
        <w:br w:type="page"/>
      </w:r>
    </w:p>
    <w:p w14:paraId="668A5819" w14:textId="2C1FB2F8" w:rsidR="00792A81" w:rsidRPr="00AB6917" w:rsidRDefault="00381825" w:rsidP="005F75C6">
      <w:pPr>
        <w:autoSpaceDE w:val="0"/>
        <w:autoSpaceDN w:val="0"/>
        <w:adjustRightInd w:val="0"/>
        <w:spacing w:after="0"/>
        <w:jc w:val="both"/>
        <w:rPr>
          <w:rFonts w:cs="Arial"/>
          <w:b/>
          <w:bCs/>
          <w:color w:val="1F497D" w:themeColor="text2"/>
          <w:sz w:val="24"/>
          <w:szCs w:val="24"/>
          <w:lang w:val="en-GB"/>
        </w:rPr>
      </w:pPr>
      <w:r w:rsidRPr="00AB6917">
        <w:rPr>
          <w:rFonts w:cs="Arial"/>
          <w:b/>
          <w:bCs/>
          <w:color w:val="1F497D" w:themeColor="text2"/>
          <w:sz w:val="24"/>
          <w:szCs w:val="24"/>
          <w:lang w:val="en-GB"/>
        </w:rPr>
        <w:lastRenderedPageBreak/>
        <w:t xml:space="preserve">1. </w:t>
      </w:r>
      <w:r w:rsidR="007F09AB" w:rsidRPr="00AB6917">
        <w:rPr>
          <w:rFonts w:cs="Arial"/>
          <w:b/>
          <w:bCs/>
          <w:color w:val="1F497D" w:themeColor="text2"/>
          <w:sz w:val="24"/>
          <w:szCs w:val="24"/>
          <w:lang w:val="en-GB"/>
        </w:rPr>
        <w:t>Ge</w:t>
      </w:r>
      <w:del w:id="0" w:author="Eberhardt, Einar" w:date="2018-08-24T17:48:00Z">
        <w:r w:rsidR="007F09AB" w:rsidRPr="00AB6917" w:rsidDel="00BC3A74">
          <w:rPr>
            <w:rFonts w:cs="Arial"/>
            <w:b/>
            <w:bCs/>
            <w:color w:val="1F497D" w:themeColor="text2"/>
            <w:sz w:val="24"/>
            <w:szCs w:val="24"/>
            <w:lang w:val="en-GB"/>
          </w:rPr>
          <w:delText>r</w:delText>
        </w:r>
      </w:del>
      <w:r w:rsidR="007F09AB" w:rsidRPr="00AB6917">
        <w:rPr>
          <w:rFonts w:cs="Arial"/>
          <w:b/>
          <w:bCs/>
          <w:color w:val="1F497D" w:themeColor="text2"/>
          <w:sz w:val="24"/>
          <w:szCs w:val="24"/>
          <w:lang w:val="en-GB"/>
        </w:rPr>
        <w:t>neral information</w:t>
      </w:r>
      <w:r w:rsidR="003A5435" w:rsidRPr="00AB6917">
        <w:rPr>
          <w:rFonts w:cs="Arial"/>
          <w:b/>
          <w:bCs/>
          <w:color w:val="1F497D" w:themeColor="text2"/>
          <w:sz w:val="24"/>
          <w:szCs w:val="24"/>
          <w:lang w:val="en-GB"/>
        </w:rPr>
        <w:t xml:space="preserve"> </w:t>
      </w:r>
      <w:r w:rsidR="007F09AB" w:rsidRPr="00AB6917">
        <w:rPr>
          <w:rFonts w:cs="Arial"/>
          <w:b/>
          <w:bCs/>
          <w:color w:val="1F497D" w:themeColor="text2"/>
          <w:sz w:val="24"/>
          <w:szCs w:val="24"/>
          <w:lang w:val="en-GB"/>
        </w:rPr>
        <w:t>about the collaborative project</w:t>
      </w:r>
    </w:p>
    <w:p w14:paraId="6462AF1E" w14:textId="16D0FF80" w:rsidR="003A5435" w:rsidRDefault="007F09AB" w:rsidP="005F75C6">
      <w:pPr>
        <w:autoSpaceDE w:val="0"/>
        <w:autoSpaceDN w:val="0"/>
        <w:adjustRightInd w:val="0"/>
        <w:spacing w:after="0"/>
        <w:jc w:val="both"/>
        <w:rPr>
          <w:rFonts w:cs="Arial"/>
          <w:bCs/>
        </w:rPr>
      </w:pPr>
      <w:r>
        <w:rPr>
          <w:rFonts w:cs="Arial"/>
          <w:bCs/>
        </w:rPr>
        <w:t>Title</w:t>
      </w:r>
      <w:r w:rsidR="007D66F7">
        <w:rPr>
          <w:rFonts w:cs="Arial"/>
          <w:bCs/>
        </w:rPr>
        <w:t>:</w:t>
      </w:r>
      <w:r w:rsidR="007D66F7">
        <w:rPr>
          <w:rFonts w:cs="Arial"/>
          <w:bCs/>
        </w:rPr>
        <w:tab/>
      </w:r>
      <w:r w:rsidR="007D66F7">
        <w:rPr>
          <w:rFonts w:cs="Arial"/>
          <w:bCs/>
        </w:rPr>
        <w:tab/>
      </w:r>
      <w:r w:rsidR="007D66F7">
        <w:rPr>
          <w:rFonts w:cs="Arial"/>
          <w:bCs/>
        </w:rPr>
        <w:tab/>
        <w:t>„BonaRes (Modul B): BonaRes-Zentrum für Bodenforschung“</w:t>
      </w:r>
    </w:p>
    <w:p w14:paraId="38E4EB4A" w14:textId="5AF2E27E" w:rsidR="007D66F7" w:rsidRPr="00AB6917" w:rsidRDefault="007F09AB" w:rsidP="005F75C6">
      <w:pPr>
        <w:autoSpaceDE w:val="0"/>
        <w:autoSpaceDN w:val="0"/>
        <w:adjustRightInd w:val="0"/>
        <w:spacing w:after="0"/>
        <w:jc w:val="both"/>
        <w:rPr>
          <w:rFonts w:cs="Arial"/>
          <w:bCs/>
          <w:lang w:val="en-GB"/>
        </w:rPr>
      </w:pPr>
      <w:r w:rsidRPr="00AB6917">
        <w:rPr>
          <w:rFonts w:cs="Arial"/>
          <w:bCs/>
          <w:lang w:val="en-GB"/>
        </w:rPr>
        <w:t>C</w:t>
      </w:r>
      <w:r w:rsidR="007D66F7" w:rsidRPr="00AB6917">
        <w:rPr>
          <w:rFonts w:cs="Arial"/>
          <w:bCs/>
          <w:lang w:val="en-GB"/>
        </w:rPr>
        <w:t>oordination:</w:t>
      </w:r>
      <w:r w:rsidR="007D66F7" w:rsidRPr="00AB6917">
        <w:rPr>
          <w:rFonts w:cs="Arial"/>
          <w:bCs/>
          <w:lang w:val="en-GB"/>
        </w:rPr>
        <w:tab/>
      </w:r>
      <w:r w:rsidR="007D66F7" w:rsidRPr="00AB6917">
        <w:rPr>
          <w:rFonts w:cs="Arial"/>
          <w:bCs/>
          <w:lang w:val="en-GB"/>
        </w:rPr>
        <w:tab/>
      </w:r>
      <w:proofErr w:type="spellStart"/>
      <w:r w:rsidR="007D66F7" w:rsidRPr="00AB6917">
        <w:rPr>
          <w:rFonts w:cs="Arial"/>
          <w:bCs/>
          <w:lang w:val="en-GB"/>
        </w:rPr>
        <w:t>Prof.</w:t>
      </w:r>
      <w:proofErr w:type="spellEnd"/>
      <w:r w:rsidR="007D66F7" w:rsidRPr="00AB6917">
        <w:rPr>
          <w:rFonts w:cs="Arial"/>
          <w:bCs/>
          <w:lang w:val="en-GB"/>
        </w:rPr>
        <w:t xml:space="preserve"> Hans-Jörg Vogel (</w:t>
      </w:r>
      <w:r w:rsidRPr="00AB6917">
        <w:rPr>
          <w:rFonts w:cs="Arial"/>
          <w:bCs/>
          <w:lang w:val="en-GB"/>
        </w:rPr>
        <w:t>project leader</w:t>
      </w:r>
      <w:r w:rsidR="007D66F7" w:rsidRPr="00AB6917">
        <w:rPr>
          <w:rFonts w:cs="Arial"/>
          <w:bCs/>
          <w:lang w:val="en-GB"/>
        </w:rPr>
        <w:t>)</w:t>
      </w:r>
    </w:p>
    <w:p w14:paraId="4123441C" w14:textId="028A9EC1" w:rsidR="007D66F7" w:rsidRPr="00AB6917" w:rsidRDefault="007D66F7" w:rsidP="005F75C6">
      <w:pPr>
        <w:autoSpaceDE w:val="0"/>
        <w:autoSpaceDN w:val="0"/>
        <w:adjustRightInd w:val="0"/>
        <w:spacing w:after="0"/>
        <w:jc w:val="both"/>
        <w:rPr>
          <w:rFonts w:cs="Arial"/>
          <w:bCs/>
          <w:lang w:val="en-GB"/>
        </w:rPr>
      </w:pPr>
      <w:r w:rsidRPr="00AB6917">
        <w:rPr>
          <w:rFonts w:cs="Arial"/>
          <w:bCs/>
          <w:lang w:val="en-GB"/>
        </w:rPr>
        <w:tab/>
      </w:r>
      <w:r w:rsidRPr="00AB6917">
        <w:rPr>
          <w:rFonts w:cs="Arial"/>
          <w:bCs/>
          <w:lang w:val="en-GB"/>
        </w:rPr>
        <w:tab/>
      </w:r>
      <w:r w:rsidRPr="00AB6917">
        <w:rPr>
          <w:rFonts w:cs="Arial"/>
          <w:bCs/>
          <w:lang w:val="en-GB"/>
        </w:rPr>
        <w:tab/>
      </w:r>
      <w:proofErr w:type="spellStart"/>
      <w:r w:rsidRPr="00AB6917">
        <w:rPr>
          <w:rFonts w:cs="Arial"/>
          <w:bCs/>
          <w:lang w:val="en-GB"/>
        </w:rPr>
        <w:t>Dr.</w:t>
      </w:r>
      <w:proofErr w:type="spellEnd"/>
      <w:r w:rsidRPr="00AB6917">
        <w:rPr>
          <w:rFonts w:cs="Arial"/>
          <w:bCs/>
          <w:lang w:val="en-GB"/>
        </w:rPr>
        <w:t xml:space="preserve"> Ute Wollschläger</w:t>
      </w:r>
      <w:r w:rsidR="00761547" w:rsidRPr="00AB6917">
        <w:rPr>
          <w:rFonts w:cs="Arial"/>
          <w:bCs/>
          <w:lang w:val="en-GB"/>
        </w:rPr>
        <w:t xml:space="preserve"> (</w:t>
      </w:r>
      <w:r w:rsidR="007F09AB" w:rsidRPr="00AB6917">
        <w:rPr>
          <w:rFonts w:cs="Arial"/>
          <w:bCs/>
          <w:lang w:val="en-GB"/>
        </w:rPr>
        <w:t>project coordinator</w:t>
      </w:r>
      <w:r w:rsidR="00761547" w:rsidRPr="00AB6917">
        <w:rPr>
          <w:rFonts w:cs="Arial"/>
          <w:bCs/>
          <w:lang w:val="en-GB"/>
        </w:rPr>
        <w:t>)</w:t>
      </w:r>
    </w:p>
    <w:p w14:paraId="7FD3C28A" w14:textId="48204AAB" w:rsidR="00FF3530" w:rsidRPr="00AB6917" w:rsidRDefault="007D66F7" w:rsidP="005F75C6">
      <w:pPr>
        <w:autoSpaceDE w:val="0"/>
        <w:autoSpaceDN w:val="0"/>
        <w:adjustRightInd w:val="0"/>
        <w:spacing w:after="0"/>
        <w:jc w:val="both"/>
        <w:rPr>
          <w:rFonts w:cs="Arial"/>
          <w:bCs/>
          <w:lang w:val="en-GB"/>
        </w:rPr>
      </w:pPr>
      <w:r w:rsidRPr="00AB6917">
        <w:rPr>
          <w:rFonts w:cs="Arial"/>
          <w:bCs/>
          <w:lang w:val="en-GB"/>
        </w:rPr>
        <w:tab/>
      </w:r>
      <w:r w:rsidRPr="00AB6917">
        <w:rPr>
          <w:rFonts w:cs="Arial"/>
          <w:bCs/>
          <w:lang w:val="en-GB"/>
        </w:rPr>
        <w:tab/>
      </w:r>
      <w:r w:rsidRPr="00AB6917">
        <w:rPr>
          <w:rFonts w:cs="Arial"/>
          <w:bCs/>
          <w:lang w:val="en-GB"/>
        </w:rPr>
        <w:tab/>
      </w:r>
      <w:r w:rsidR="007F09AB" w:rsidRPr="00AB6917">
        <w:rPr>
          <w:rFonts w:cs="Arial"/>
          <w:bCs/>
          <w:lang w:val="en-GB"/>
        </w:rPr>
        <w:t>Helmholtz Centre for Environmental Research</w:t>
      </w:r>
      <w:r w:rsidR="00FF3530" w:rsidRPr="00AB6917">
        <w:rPr>
          <w:rFonts w:cs="Arial"/>
          <w:bCs/>
          <w:lang w:val="en-GB"/>
        </w:rPr>
        <w:t xml:space="preserve"> – UFZ, </w:t>
      </w:r>
    </w:p>
    <w:p w14:paraId="00F8B1EE" w14:textId="25A63CC4" w:rsidR="007D66F7" w:rsidRPr="00AB6917" w:rsidRDefault="00FF3530" w:rsidP="005F75C6">
      <w:pPr>
        <w:autoSpaceDE w:val="0"/>
        <w:autoSpaceDN w:val="0"/>
        <w:adjustRightInd w:val="0"/>
        <w:spacing w:after="0"/>
        <w:jc w:val="both"/>
        <w:rPr>
          <w:rFonts w:cs="Arial"/>
          <w:bCs/>
          <w:lang w:val="en-GB"/>
        </w:rPr>
      </w:pPr>
      <w:r w:rsidRPr="00AB6917">
        <w:rPr>
          <w:rFonts w:cs="Arial"/>
          <w:bCs/>
          <w:lang w:val="en-GB"/>
        </w:rPr>
        <w:tab/>
      </w:r>
      <w:r w:rsidRPr="00AB6917">
        <w:rPr>
          <w:rFonts w:cs="Arial"/>
          <w:bCs/>
          <w:lang w:val="en-GB"/>
        </w:rPr>
        <w:tab/>
      </w:r>
      <w:r w:rsidRPr="00AB6917">
        <w:rPr>
          <w:rFonts w:cs="Arial"/>
          <w:bCs/>
          <w:lang w:val="en-GB"/>
        </w:rPr>
        <w:tab/>
        <w:t xml:space="preserve">Dept. </w:t>
      </w:r>
      <w:r w:rsidR="007F09AB" w:rsidRPr="00AB6917">
        <w:rPr>
          <w:rFonts w:cs="Arial"/>
          <w:bCs/>
          <w:lang w:val="en-GB"/>
        </w:rPr>
        <w:t>Soil System Science</w:t>
      </w:r>
    </w:p>
    <w:p w14:paraId="5FCE9D13" w14:textId="77777777" w:rsidR="007D66F7" w:rsidRPr="00AB6917" w:rsidRDefault="007D66F7" w:rsidP="005F75C6">
      <w:pPr>
        <w:autoSpaceDE w:val="0"/>
        <w:autoSpaceDN w:val="0"/>
        <w:adjustRightInd w:val="0"/>
        <w:spacing w:after="0"/>
        <w:jc w:val="both"/>
        <w:rPr>
          <w:rFonts w:cs="Arial"/>
          <w:bCs/>
          <w:lang w:val="en-GB"/>
        </w:rPr>
      </w:pPr>
      <w:r w:rsidRPr="00AB6917">
        <w:rPr>
          <w:rFonts w:cs="Arial"/>
          <w:bCs/>
          <w:lang w:val="en-GB"/>
        </w:rPr>
        <w:tab/>
      </w:r>
      <w:r w:rsidRPr="00AB6917">
        <w:rPr>
          <w:rFonts w:cs="Arial"/>
          <w:bCs/>
          <w:lang w:val="en-GB"/>
        </w:rPr>
        <w:tab/>
      </w:r>
      <w:r w:rsidRPr="00AB6917">
        <w:rPr>
          <w:rFonts w:cs="Arial"/>
          <w:bCs/>
          <w:lang w:val="en-GB"/>
        </w:rPr>
        <w:tab/>
        <w:t>Theodor-</w:t>
      </w:r>
      <w:proofErr w:type="spellStart"/>
      <w:r w:rsidRPr="00AB6917">
        <w:rPr>
          <w:rFonts w:cs="Arial"/>
          <w:bCs/>
          <w:lang w:val="en-GB"/>
        </w:rPr>
        <w:t>Lieser</w:t>
      </w:r>
      <w:proofErr w:type="spellEnd"/>
      <w:r w:rsidRPr="00AB6917">
        <w:rPr>
          <w:rFonts w:cs="Arial"/>
          <w:bCs/>
          <w:lang w:val="en-GB"/>
        </w:rPr>
        <w:t>-Str. 4, 06120 Halle (Saale)</w:t>
      </w:r>
    </w:p>
    <w:p w14:paraId="146CC2CA" w14:textId="48370781" w:rsidR="007D66F7" w:rsidRPr="00AB6917" w:rsidRDefault="007F09AB" w:rsidP="005F75C6">
      <w:pPr>
        <w:autoSpaceDE w:val="0"/>
        <w:autoSpaceDN w:val="0"/>
        <w:adjustRightInd w:val="0"/>
        <w:spacing w:after="0"/>
        <w:jc w:val="both"/>
        <w:rPr>
          <w:rFonts w:cs="Arial"/>
          <w:bCs/>
          <w:lang w:val="en-GB"/>
        </w:rPr>
      </w:pPr>
      <w:r w:rsidRPr="00AB6917">
        <w:rPr>
          <w:rFonts w:cs="Arial"/>
          <w:bCs/>
          <w:lang w:val="en-GB"/>
        </w:rPr>
        <w:t>Funding period</w:t>
      </w:r>
      <w:r w:rsidR="009D5471" w:rsidRPr="00AB6917">
        <w:rPr>
          <w:rFonts w:cs="Arial"/>
          <w:bCs/>
          <w:lang w:val="en-GB"/>
        </w:rPr>
        <w:t>:</w:t>
      </w:r>
      <w:r w:rsidR="009D5471" w:rsidRPr="00AB6917">
        <w:rPr>
          <w:rFonts w:cs="Arial"/>
          <w:bCs/>
          <w:lang w:val="en-GB"/>
        </w:rPr>
        <w:tab/>
      </w:r>
      <w:r w:rsidR="009D5471" w:rsidRPr="00AB6917">
        <w:rPr>
          <w:rFonts w:cs="Arial"/>
          <w:bCs/>
          <w:lang w:val="en-GB"/>
        </w:rPr>
        <w:tab/>
        <w:t xml:space="preserve">01.07.2015 </w:t>
      </w:r>
      <w:r w:rsidRPr="00AB6917">
        <w:rPr>
          <w:rFonts w:cs="Arial"/>
          <w:bCs/>
          <w:lang w:val="en-GB"/>
        </w:rPr>
        <w:t>-</w:t>
      </w:r>
      <w:r w:rsidR="009D5471" w:rsidRPr="00AB6917">
        <w:rPr>
          <w:rFonts w:cs="Arial"/>
          <w:bCs/>
          <w:lang w:val="en-GB"/>
        </w:rPr>
        <w:t xml:space="preserve"> 30.08</w:t>
      </w:r>
      <w:r w:rsidR="007D66F7" w:rsidRPr="00AB6917">
        <w:rPr>
          <w:rFonts w:cs="Arial"/>
          <w:bCs/>
          <w:lang w:val="en-GB"/>
        </w:rPr>
        <w:t xml:space="preserve">.2018 </w:t>
      </w:r>
    </w:p>
    <w:p w14:paraId="2B797901" w14:textId="77777777" w:rsidR="000729CC" w:rsidRPr="00AB6917" w:rsidRDefault="000729CC" w:rsidP="005F75C6">
      <w:pPr>
        <w:autoSpaceDE w:val="0"/>
        <w:autoSpaceDN w:val="0"/>
        <w:adjustRightInd w:val="0"/>
        <w:spacing w:after="0"/>
        <w:jc w:val="both"/>
        <w:rPr>
          <w:rFonts w:cs="Arial"/>
          <w:bCs/>
          <w:lang w:val="en-GB"/>
        </w:rPr>
      </w:pPr>
    </w:p>
    <w:p w14:paraId="6E23E8FD" w14:textId="1AF90C69" w:rsidR="003A5435" w:rsidRPr="00AB6917" w:rsidRDefault="00381825" w:rsidP="005F75C6">
      <w:pPr>
        <w:autoSpaceDE w:val="0"/>
        <w:autoSpaceDN w:val="0"/>
        <w:adjustRightInd w:val="0"/>
        <w:spacing w:after="0"/>
        <w:jc w:val="both"/>
        <w:rPr>
          <w:rFonts w:cs="Arial"/>
          <w:b/>
          <w:bCs/>
          <w:color w:val="1F497D" w:themeColor="text2"/>
          <w:lang w:val="en-GB"/>
        </w:rPr>
      </w:pPr>
      <w:commentRangeStart w:id="1"/>
      <w:r w:rsidRPr="00AB6917">
        <w:rPr>
          <w:rFonts w:cs="Arial"/>
          <w:b/>
          <w:bCs/>
          <w:color w:val="1F497D" w:themeColor="text2"/>
          <w:lang w:val="en-GB"/>
        </w:rPr>
        <w:t xml:space="preserve">2. </w:t>
      </w:r>
      <w:r w:rsidR="009D5471" w:rsidRPr="00AB6917">
        <w:rPr>
          <w:rFonts w:cs="Arial"/>
          <w:b/>
          <w:bCs/>
          <w:color w:val="1F497D" w:themeColor="text2"/>
          <w:lang w:val="en-GB"/>
        </w:rPr>
        <w:t>Background and goals of the BonaRes Centre</w:t>
      </w:r>
      <w:r w:rsidR="007F09AB" w:rsidRPr="00AB6917">
        <w:rPr>
          <w:rFonts w:cs="Arial"/>
          <w:b/>
          <w:bCs/>
          <w:color w:val="1F497D" w:themeColor="text2"/>
          <w:lang w:val="en-GB"/>
        </w:rPr>
        <w:t xml:space="preserve"> </w:t>
      </w:r>
      <w:commentRangeEnd w:id="1"/>
      <w:r w:rsidR="007F09AB">
        <w:rPr>
          <w:rStyle w:val="Kommentarzeichen"/>
        </w:rPr>
        <w:commentReference w:id="1"/>
      </w:r>
    </w:p>
    <w:p w14:paraId="5A170C28" w14:textId="77777777" w:rsidR="007F09AB" w:rsidRPr="007F09AB" w:rsidRDefault="007F09AB" w:rsidP="007F09AB">
      <w:pPr>
        <w:widowControl w:val="0"/>
        <w:autoSpaceDE w:val="0"/>
        <w:autoSpaceDN w:val="0"/>
        <w:adjustRightInd w:val="0"/>
        <w:spacing w:after="6"/>
        <w:jc w:val="both"/>
        <w:rPr>
          <w:rFonts w:cs="Arial"/>
          <w:color w:val="000000"/>
          <w:lang w:val="en-GB"/>
        </w:rPr>
      </w:pPr>
      <w:r w:rsidRPr="007F09AB">
        <w:rPr>
          <w:rFonts w:cs="Arial"/>
          <w:color w:val="000000"/>
          <w:lang w:val="en-GB"/>
        </w:rPr>
        <w:t xml:space="preserve">The funding measure </w:t>
      </w:r>
      <w:r w:rsidRPr="007F09AB">
        <w:rPr>
          <w:rFonts w:cs="Arial"/>
          <w:b/>
          <w:color w:val="1F497C"/>
          <w:lang w:val="en-GB"/>
        </w:rPr>
        <w:t xml:space="preserve">"Soil as a Sustainable Resource for the </w:t>
      </w:r>
      <w:proofErr w:type="spellStart"/>
      <w:r w:rsidRPr="007F09AB">
        <w:rPr>
          <w:rFonts w:cs="Arial"/>
          <w:b/>
          <w:color w:val="1F497C"/>
          <w:lang w:val="en-GB"/>
        </w:rPr>
        <w:t>Bioeconomy</w:t>
      </w:r>
      <w:proofErr w:type="spellEnd"/>
      <w:r w:rsidRPr="007F09AB">
        <w:rPr>
          <w:rFonts w:cs="Arial"/>
          <w:b/>
          <w:color w:val="1F497C"/>
          <w:lang w:val="en-GB"/>
        </w:rPr>
        <w:t xml:space="preserve"> – BonaRes"</w:t>
      </w:r>
      <w:r w:rsidRPr="007F09AB">
        <w:rPr>
          <w:rFonts w:cs="Arial"/>
          <w:color w:val="1F497C"/>
          <w:lang w:val="en-GB"/>
        </w:rPr>
        <w:t xml:space="preserve"> </w:t>
      </w:r>
      <w:r w:rsidRPr="007F09AB">
        <w:rPr>
          <w:rFonts w:cs="Arial"/>
          <w:color w:val="000000"/>
          <w:lang w:val="en-GB"/>
        </w:rPr>
        <w:t xml:space="preserve">is an initiative of the Federal Ministry of Education and Research (BMBF) under the "National Research Strategy </w:t>
      </w:r>
      <w:proofErr w:type="spellStart"/>
      <w:r w:rsidRPr="007F09AB">
        <w:rPr>
          <w:rFonts w:cs="Arial"/>
          <w:color w:val="000000"/>
          <w:lang w:val="en-GB"/>
        </w:rPr>
        <w:t>BioEconomy</w:t>
      </w:r>
      <w:proofErr w:type="spellEnd"/>
      <w:r w:rsidRPr="007F09AB">
        <w:rPr>
          <w:rFonts w:cs="Arial"/>
          <w:color w:val="000000"/>
          <w:lang w:val="en-GB"/>
        </w:rPr>
        <w:t xml:space="preserve"> 2030". </w:t>
      </w:r>
      <w:r w:rsidRPr="007F09AB">
        <w:rPr>
          <w:rFonts w:cs="Arial"/>
          <w:b/>
          <w:color w:val="1F497D" w:themeColor="text2"/>
          <w:lang w:val="en-GB"/>
        </w:rPr>
        <w:t>BonaRes is motivated by the need to safeguard essential functions of soil while maintaining and even increasing the productivity („fertility“) of soils for biomass production.</w:t>
      </w:r>
      <w:r w:rsidRPr="007F09AB">
        <w:rPr>
          <w:rFonts w:cs="Arial"/>
          <w:color w:val="000000"/>
          <w:lang w:val="en-GB"/>
        </w:rPr>
        <w:t xml:space="preserve"> </w:t>
      </w:r>
    </w:p>
    <w:p w14:paraId="413A4109" w14:textId="77777777" w:rsidR="007F09AB" w:rsidRPr="007F09AB" w:rsidRDefault="007F09AB" w:rsidP="007F09AB">
      <w:pPr>
        <w:widowControl w:val="0"/>
        <w:autoSpaceDE w:val="0"/>
        <w:autoSpaceDN w:val="0"/>
        <w:adjustRightInd w:val="0"/>
        <w:spacing w:after="6"/>
        <w:jc w:val="both"/>
        <w:rPr>
          <w:rFonts w:cs="Arial"/>
          <w:color w:val="000000"/>
          <w:lang w:val="en-GB"/>
        </w:rPr>
      </w:pPr>
      <w:r w:rsidRPr="007F09AB">
        <w:rPr>
          <w:rFonts w:cs="Arial"/>
          <w:color w:val="000000"/>
          <w:lang w:val="en-GB"/>
        </w:rPr>
        <w:t xml:space="preserve">Funding of BonaRes is intended for a total duration of nine years split into three funding periods of three years each. It provides a unique opportunity to </w:t>
      </w:r>
      <w:r w:rsidRPr="007F09AB">
        <w:rPr>
          <w:rFonts w:cs="Arial"/>
          <w:b/>
          <w:color w:val="1F497D" w:themeColor="text2"/>
          <w:lang w:val="en-GB"/>
        </w:rPr>
        <w:t>establish an interdisciplinary community of soil and social scientists and the diverse spectrum of involved stakeholders</w:t>
      </w:r>
      <w:r w:rsidRPr="007F09AB">
        <w:rPr>
          <w:rFonts w:cs="Arial"/>
          <w:color w:val="000000"/>
          <w:lang w:val="en-GB"/>
        </w:rPr>
        <w:t xml:space="preserve"> (farmers, policy makers, civil society, etc.) aiming at sustainable soil management. This requires target-oriented coordination with respect to communication, scientific integration and technical support. In Module A, ten research consortia, including 5 to 12 partners each, are funded. They cover a wide range of different aspects of how agricultural management (farming systems, cropping systems, tillage, fertilization, use of amendments and pest management) may alter soil functions through soil processes ranging from biological processes and nutrient dynamics to mechanical aspects of soil compaction. Each of the projects also includes research on the assessment and governance of soil functions and management practices. The </w:t>
      </w:r>
      <w:r w:rsidRPr="007F09AB">
        <w:rPr>
          <w:rFonts w:cs="Arial"/>
          <w:b/>
          <w:color w:val="1F497C"/>
          <w:lang w:val="en-GB"/>
        </w:rPr>
        <w:t xml:space="preserve">BonaRes Centre for Soil Research </w:t>
      </w:r>
      <w:r w:rsidRPr="007F09AB">
        <w:rPr>
          <w:rFonts w:cs="Arial"/>
          <w:color w:val="000000"/>
          <w:lang w:val="en-GB"/>
        </w:rPr>
        <w:t xml:space="preserve">is the </w:t>
      </w:r>
      <w:r w:rsidRPr="007F09AB">
        <w:rPr>
          <w:rFonts w:cs="Arial"/>
          <w:b/>
          <w:color w:val="1F497D" w:themeColor="text2"/>
          <w:lang w:val="en-GB"/>
        </w:rPr>
        <w:t>coordinating project</w:t>
      </w:r>
      <w:r w:rsidRPr="007F09AB">
        <w:rPr>
          <w:rFonts w:cs="Arial"/>
          <w:color w:val="000000"/>
          <w:lang w:val="en-GB"/>
        </w:rPr>
        <w:t xml:space="preserve">, Module B, having the dedicated mission to </w:t>
      </w:r>
      <w:r w:rsidRPr="007F09AB">
        <w:rPr>
          <w:rFonts w:cs="Arial"/>
          <w:b/>
          <w:color w:val="1F497D" w:themeColor="text2"/>
          <w:lang w:val="en-GB"/>
        </w:rPr>
        <w:t>support the various actors towards a systemic approach</w:t>
      </w:r>
      <w:r w:rsidRPr="007F09AB">
        <w:rPr>
          <w:rFonts w:cs="Arial"/>
          <w:color w:val="000000"/>
          <w:lang w:val="en-GB"/>
        </w:rPr>
        <w:t xml:space="preserve"> on soil functioning embedded in our terrestrial environment and in our society. The activities of the BonaRes Centre are structured along four tasks:</w:t>
      </w:r>
    </w:p>
    <w:p w14:paraId="72DDBC53" w14:textId="77777777" w:rsidR="007F09AB" w:rsidRPr="007F09AB" w:rsidRDefault="007F09AB" w:rsidP="007F09AB">
      <w:pPr>
        <w:widowControl w:val="0"/>
        <w:autoSpaceDE w:val="0"/>
        <w:autoSpaceDN w:val="0"/>
        <w:adjustRightInd w:val="0"/>
        <w:spacing w:after="6"/>
        <w:jc w:val="both"/>
        <w:rPr>
          <w:rFonts w:cs="Arial"/>
          <w:color w:val="000000"/>
          <w:lang w:val="en-GB"/>
        </w:rPr>
      </w:pPr>
      <w:r w:rsidRPr="007F09AB">
        <w:rPr>
          <w:rFonts w:cs="Arial"/>
          <w:color w:val="000000"/>
          <w:lang w:val="en-GB"/>
        </w:rPr>
        <w:t xml:space="preserve"> </w:t>
      </w:r>
    </w:p>
    <w:p w14:paraId="3F8EB5FC" w14:textId="77777777" w:rsidR="007F09AB" w:rsidRPr="007F09AB" w:rsidRDefault="007F09AB" w:rsidP="003E47E1">
      <w:pPr>
        <w:pStyle w:val="Listenabsatz"/>
        <w:widowControl w:val="0"/>
        <w:numPr>
          <w:ilvl w:val="0"/>
          <w:numId w:val="3"/>
        </w:numPr>
        <w:autoSpaceDE w:val="0"/>
        <w:autoSpaceDN w:val="0"/>
        <w:adjustRightInd w:val="0"/>
        <w:spacing w:after="6"/>
        <w:jc w:val="both"/>
        <w:rPr>
          <w:rFonts w:cs="Arial"/>
          <w:color w:val="000000"/>
          <w:lang w:val="en-GB"/>
        </w:rPr>
      </w:pPr>
      <w:r w:rsidRPr="007F09AB">
        <w:rPr>
          <w:rFonts w:cs="Arial"/>
          <w:color w:val="000000"/>
          <w:lang w:val="en-GB"/>
        </w:rPr>
        <w:t>Coordination and communication</w:t>
      </w:r>
    </w:p>
    <w:p w14:paraId="60E86BDF" w14:textId="77777777" w:rsidR="007F09AB" w:rsidRPr="007F09AB" w:rsidRDefault="007F09AB" w:rsidP="003E47E1">
      <w:pPr>
        <w:pStyle w:val="Listenabsatz"/>
        <w:widowControl w:val="0"/>
        <w:numPr>
          <w:ilvl w:val="0"/>
          <w:numId w:val="3"/>
        </w:numPr>
        <w:autoSpaceDE w:val="0"/>
        <w:autoSpaceDN w:val="0"/>
        <w:adjustRightInd w:val="0"/>
        <w:spacing w:after="6"/>
        <w:jc w:val="both"/>
        <w:rPr>
          <w:rFonts w:cs="Arial"/>
          <w:color w:val="000000"/>
          <w:lang w:val="en-GB"/>
        </w:rPr>
      </w:pPr>
      <w:r w:rsidRPr="007F09AB">
        <w:rPr>
          <w:rFonts w:cs="Arial"/>
          <w:color w:val="000000"/>
          <w:lang w:val="en-GB"/>
        </w:rPr>
        <w:t>Provision of soil-related research data, including the data from the German long-term agricultural field experiments, through a central repository</w:t>
      </w:r>
    </w:p>
    <w:p w14:paraId="4F7F365B" w14:textId="77777777" w:rsidR="007F09AB" w:rsidRPr="007F09AB" w:rsidRDefault="007F09AB" w:rsidP="003E47E1">
      <w:pPr>
        <w:pStyle w:val="Listenabsatz"/>
        <w:widowControl w:val="0"/>
        <w:numPr>
          <w:ilvl w:val="0"/>
          <w:numId w:val="3"/>
        </w:numPr>
        <w:autoSpaceDE w:val="0"/>
        <w:autoSpaceDN w:val="0"/>
        <w:adjustRightInd w:val="0"/>
        <w:spacing w:after="6"/>
        <w:jc w:val="both"/>
        <w:rPr>
          <w:rFonts w:cs="Arial"/>
          <w:color w:val="000000"/>
          <w:lang w:val="en-GB"/>
        </w:rPr>
      </w:pPr>
      <w:r w:rsidRPr="007F09AB">
        <w:rPr>
          <w:rFonts w:cs="Arial"/>
          <w:color w:val="000000"/>
          <w:lang w:val="en-GB"/>
        </w:rPr>
        <w:t>Modelling soils as complex systems to predict the impact of soil management on soil functions, which will be linked to assessment and governance strategies in a socio-economic context.</w:t>
      </w:r>
    </w:p>
    <w:p w14:paraId="5E5533EC" w14:textId="77777777" w:rsidR="007F09AB" w:rsidRPr="007F09AB" w:rsidRDefault="007F09AB" w:rsidP="003E47E1">
      <w:pPr>
        <w:pStyle w:val="Listenabsatz"/>
        <w:widowControl w:val="0"/>
        <w:numPr>
          <w:ilvl w:val="0"/>
          <w:numId w:val="3"/>
        </w:numPr>
        <w:autoSpaceDE w:val="0"/>
        <w:autoSpaceDN w:val="0"/>
        <w:adjustRightInd w:val="0"/>
        <w:spacing w:after="6"/>
        <w:jc w:val="both"/>
        <w:rPr>
          <w:rFonts w:cs="Arial"/>
          <w:color w:val="000000"/>
          <w:lang w:val="en-GB"/>
        </w:rPr>
      </w:pPr>
      <w:r w:rsidRPr="007F09AB">
        <w:rPr>
          <w:rFonts w:cs="Arial"/>
          <w:color w:val="000000"/>
          <w:lang w:val="en-GB"/>
        </w:rPr>
        <w:t>Implementation of a web-based infrastructure for information and science-based decision support.</w:t>
      </w:r>
    </w:p>
    <w:p w14:paraId="05B5D009" w14:textId="77777777" w:rsidR="007F09AB" w:rsidRPr="007F09AB" w:rsidRDefault="007F09AB" w:rsidP="007F09AB">
      <w:pPr>
        <w:widowControl w:val="0"/>
        <w:autoSpaceDE w:val="0"/>
        <w:autoSpaceDN w:val="0"/>
        <w:adjustRightInd w:val="0"/>
        <w:spacing w:after="6"/>
        <w:jc w:val="both"/>
        <w:rPr>
          <w:rFonts w:cs="Arial"/>
          <w:color w:val="000000"/>
          <w:lang w:val="en-GB"/>
        </w:rPr>
      </w:pPr>
    </w:p>
    <w:p w14:paraId="2AFAA0F1" w14:textId="77777777" w:rsidR="007F09AB" w:rsidRPr="007F09AB" w:rsidRDefault="007F09AB" w:rsidP="007F09AB">
      <w:pPr>
        <w:widowControl w:val="0"/>
        <w:autoSpaceDE w:val="0"/>
        <w:autoSpaceDN w:val="0"/>
        <w:adjustRightInd w:val="0"/>
        <w:spacing w:after="6"/>
        <w:jc w:val="both"/>
        <w:rPr>
          <w:rFonts w:cs="Arial"/>
          <w:color w:val="000000"/>
          <w:lang w:val="en-GB"/>
        </w:rPr>
      </w:pPr>
      <w:r w:rsidRPr="007F09AB">
        <w:rPr>
          <w:rFonts w:cs="Arial"/>
          <w:color w:val="000000"/>
          <w:lang w:val="en-GB"/>
        </w:rPr>
        <w:t xml:space="preserve">Herewith, the BonaRes Centre provides essential services to the scientific community and is intended to substantially foster and stimulate scientific progress: It </w:t>
      </w:r>
      <w:r w:rsidRPr="007F09AB">
        <w:rPr>
          <w:rFonts w:cs="Arial"/>
          <w:b/>
          <w:color w:val="1F497D" w:themeColor="text2"/>
          <w:lang w:val="en-GB"/>
        </w:rPr>
        <w:t>coordinates the scientific exchange</w:t>
      </w:r>
      <w:r w:rsidRPr="007F09AB">
        <w:rPr>
          <w:rFonts w:cs="Arial"/>
          <w:color w:val="000000"/>
          <w:lang w:val="en-GB"/>
        </w:rPr>
        <w:t xml:space="preserve"> between all projects funded within the BonaRes initiative and beyond and organizes </w:t>
      </w:r>
      <w:r w:rsidRPr="007F09AB">
        <w:rPr>
          <w:rFonts w:cs="Arial"/>
          <w:b/>
          <w:color w:val="1F497D" w:themeColor="text2"/>
          <w:lang w:val="en-GB"/>
        </w:rPr>
        <w:t>outreach activities</w:t>
      </w:r>
      <w:r w:rsidRPr="007F09AB">
        <w:rPr>
          <w:rFonts w:cs="Arial"/>
          <w:color w:val="000000"/>
          <w:lang w:val="en-GB"/>
        </w:rPr>
        <w:t xml:space="preserve"> and </w:t>
      </w:r>
      <w:r w:rsidRPr="007F09AB">
        <w:rPr>
          <w:rFonts w:cs="Arial"/>
          <w:b/>
          <w:color w:val="1F497D" w:themeColor="text2"/>
          <w:lang w:val="en-GB"/>
        </w:rPr>
        <w:t>public relations work</w:t>
      </w:r>
      <w:r w:rsidRPr="007F09AB">
        <w:rPr>
          <w:rFonts w:cs="Arial"/>
          <w:color w:val="000000"/>
          <w:lang w:val="en-GB"/>
        </w:rPr>
        <w:t xml:space="preserve">. </w:t>
      </w:r>
      <w:r w:rsidRPr="007F09AB">
        <w:rPr>
          <w:rFonts w:cs="Arial"/>
          <w:lang w:val="en-GB"/>
        </w:rPr>
        <w:t xml:space="preserve">The BonaRes Centre implements a </w:t>
      </w:r>
      <w:r w:rsidRPr="007F09AB">
        <w:rPr>
          <w:rFonts w:cs="Arial"/>
          <w:b/>
          <w:color w:val="1F497D" w:themeColor="text2"/>
          <w:lang w:val="en-GB"/>
        </w:rPr>
        <w:t>soil-focused data repository on research data and those from long-term field experiments</w:t>
      </w:r>
      <w:r w:rsidRPr="007F09AB">
        <w:rPr>
          <w:rFonts w:cs="Arial"/>
          <w:lang w:val="en-GB"/>
        </w:rPr>
        <w:t xml:space="preserve">. Also a </w:t>
      </w:r>
      <w:r w:rsidRPr="007F09AB">
        <w:rPr>
          <w:rFonts w:cs="Arial"/>
          <w:b/>
          <w:color w:val="1F497D" w:themeColor="text2"/>
          <w:lang w:val="en-GB"/>
        </w:rPr>
        <w:t>literature database</w:t>
      </w:r>
      <w:r w:rsidRPr="007F09AB">
        <w:rPr>
          <w:rFonts w:cs="Arial"/>
          <w:lang w:val="en-GB"/>
        </w:rPr>
        <w:t xml:space="preserve"> with special focus on soil processes and soil functions is being developed. All this, together with the scientific progress within the BonaRes program is made available through a </w:t>
      </w:r>
      <w:r w:rsidRPr="007F09AB">
        <w:rPr>
          <w:rFonts w:cs="Arial"/>
          <w:b/>
          <w:color w:val="1F497D" w:themeColor="text2"/>
          <w:lang w:val="en-GB"/>
        </w:rPr>
        <w:t>web-portal</w:t>
      </w:r>
      <w:r w:rsidRPr="007F09AB">
        <w:rPr>
          <w:rFonts w:cs="Arial"/>
          <w:lang w:val="en-GB"/>
        </w:rPr>
        <w:t>.</w:t>
      </w:r>
    </w:p>
    <w:p w14:paraId="6BFD15D0" w14:textId="77777777" w:rsidR="007F09AB" w:rsidRPr="007F09AB" w:rsidRDefault="007F09AB" w:rsidP="007F09AB">
      <w:pPr>
        <w:widowControl w:val="0"/>
        <w:autoSpaceDE w:val="0"/>
        <w:autoSpaceDN w:val="0"/>
        <w:adjustRightInd w:val="0"/>
        <w:spacing w:after="6"/>
        <w:jc w:val="both"/>
        <w:rPr>
          <w:rFonts w:cs="Arial"/>
          <w:lang w:val="en-GB"/>
        </w:rPr>
      </w:pPr>
      <w:r w:rsidRPr="007F09AB">
        <w:rPr>
          <w:rFonts w:cs="Arial"/>
          <w:color w:val="000000"/>
          <w:lang w:val="en-GB"/>
        </w:rPr>
        <w:lastRenderedPageBreak/>
        <w:t xml:space="preserve">A special scientific challenge of the BonaRes Centre lies in the consolidation of existing and newly generated knowledge on soil processes and their complex interactions. </w:t>
      </w:r>
      <w:r w:rsidRPr="007F09AB">
        <w:rPr>
          <w:rFonts w:cs="Arial"/>
          <w:lang w:val="en-GB"/>
        </w:rPr>
        <w:t>One major focus is on understanding the significance of biotic</w:t>
      </w:r>
      <w:r w:rsidRPr="007F09AB">
        <w:rPr>
          <w:rFonts w:cs="Arial"/>
          <w:color w:val="000000"/>
          <w:lang w:val="en-GB"/>
        </w:rPr>
        <w:t xml:space="preserve"> </w:t>
      </w:r>
      <w:r w:rsidRPr="007F09AB">
        <w:rPr>
          <w:rFonts w:cs="Arial"/>
          <w:lang w:val="en-GB"/>
        </w:rPr>
        <w:t>soil factors interacting within a physically and chemically highly heterogeneous environment</w:t>
      </w:r>
      <w:r w:rsidRPr="007F09AB">
        <w:rPr>
          <w:rFonts w:cs="Arial"/>
          <w:color w:val="000000"/>
          <w:lang w:val="en-GB"/>
        </w:rPr>
        <w:t xml:space="preserve">. In collaboration with the Module A projects, the ultimate goal is to </w:t>
      </w:r>
      <w:r w:rsidRPr="007F09AB">
        <w:rPr>
          <w:rFonts w:cs="Arial"/>
          <w:b/>
          <w:color w:val="1F497D" w:themeColor="text2"/>
          <w:lang w:val="en-GB"/>
        </w:rPr>
        <w:t>develop science-based model</w:t>
      </w:r>
      <w:r w:rsidRPr="007F09AB">
        <w:rPr>
          <w:rFonts w:cs="Arial"/>
          <w:color w:val="000000"/>
          <w:lang w:val="en-GB"/>
        </w:rPr>
        <w:t xml:space="preserve"> tools that are in the position to predict the impact of soil management on soil functions considering the local conditions in terms of soil type, land use and climate. </w:t>
      </w:r>
      <w:r w:rsidRPr="007F09AB">
        <w:rPr>
          <w:rFonts w:cs="Arial"/>
          <w:lang w:val="en-GB"/>
        </w:rPr>
        <w:t xml:space="preserve">The aspired </w:t>
      </w:r>
      <w:r w:rsidRPr="007F09AB">
        <w:rPr>
          <w:rFonts w:cs="Arial"/>
          <w:b/>
          <w:color w:val="1F497D" w:themeColor="text2"/>
          <w:lang w:val="en-GB"/>
        </w:rPr>
        <w:t>systemic approach</w:t>
      </w:r>
      <w:r w:rsidRPr="007F09AB">
        <w:rPr>
          <w:rFonts w:cs="Arial"/>
          <w:lang w:val="en-GB"/>
        </w:rPr>
        <w:t xml:space="preserve"> needs to also </w:t>
      </w:r>
      <w:r w:rsidRPr="007F09AB">
        <w:rPr>
          <w:rFonts w:cs="Arial"/>
          <w:b/>
          <w:color w:val="1F497D" w:themeColor="text2"/>
          <w:lang w:val="en-GB"/>
        </w:rPr>
        <w:t>consider its interaction with the social and economic system</w:t>
      </w:r>
      <w:r w:rsidRPr="007F09AB">
        <w:rPr>
          <w:rFonts w:cs="Arial"/>
          <w:lang w:val="en-GB"/>
        </w:rPr>
        <w:t>, since the social and economic context of farming has an obvious impact on the natural</w:t>
      </w:r>
      <w:r w:rsidRPr="007F09AB">
        <w:rPr>
          <w:rFonts w:cs="Arial"/>
          <w:color w:val="000000"/>
          <w:lang w:val="en-GB"/>
        </w:rPr>
        <w:t xml:space="preserve"> </w:t>
      </w:r>
      <w:r w:rsidRPr="007F09AB">
        <w:rPr>
          <w:rFonts w:cs="Arial"/>
          <w:lang w:val="en-GB"/>
        </w:rPr>
        <w:t>environment. Soil management strategies designed to optimize natural soil functions</w:t>
      </w:r>
      <w:r w:rsidRPr="007F09AB">
        <w:rPr>
          <w:rFonts w:cs="Arial"/>
          <w:color w:val="000000"/>
          <w:lang w:val="en-GB"/>
        </w:rPr>
        <w:t xml:space="preserve"> </w:t>
      </w:r>
      <w:r w:rsidRPr="007F09AB">
        <w:rPr>
          <w:rFonts w:cs="Arial"/>
          <w:lang w:val="en-GB"/>
        </w:rPr>
        <w:t>need to be assessed against the background of farm level and societal targets including resource</w:t>
      </w:r>
      <w:r w:rsidRPr="007F09AB">
        <w:rPr>
          <w:rFonts w:cs="Arial"/>
          <w:color w:val="000000"/>
          <w:lang w:val="en-GB"/>
        </w:rPr>
        <w:t xml:space="preserve"> use </w:t>
      </w:r>
      <w:r w:rsidRPr="007F09AB">
        <w:rPr>
          <w:rFonts w:cs="Arial"/>
          <w:lang w:val="en-GB"/>
        </w:rPr>
        <w:t>efficiency, ecosystem services and sustainable development goals (SDGs). In addition to this, respective governance instruments</w:t>
      </w:r>
      <w:r w:rsidRPr="007F09AB">
        <w:rPr>
          <w:rFonts w:cs="Arial"/>
          <w:color w:val="000000"/>
          <w:lang w:val="en-GB"/>
        </w:rPr>
        <w:t xml:space="preserve"> </w:t>
      </w:r>
      <w:r w:rsidRPr="007F09AB">
        <w:rPr>
          <w:rFonts w:cs="Arial"/>
          <w:lang w:val="en-GB"/>
        </w:rPr>
        <w:t>must be proposed. In this</w:t>
      </w:r>
      <w:r w:rsidRPr="007F09AB">
        <w:rPr>
          <w:rFonts w:cs="Arial"/>
          <w:color w:val="000000"/>
          <w:lang w:val="en-GB"/>
        </w:rPr>
        <w:t xml:space="preserve"> </w:t>
      </w:r>
      <w:r w:rsidRPr="007F09AB">
        <w:rPr>
          <w:rFonts w:cs="Arial"/>
          <w:lang w:val="en-GB"/>
        </w:rPr>
        <w:t>way, an important contribution to the sustainable balancing of interests between economy and</w:t>
      </w:r>
      <w:r w:rsidRPr="007F09AB">
        <w:rPr>
          <w:rFonts w:cs="Arial"/>
          <w:color w:val="000000"/>
          <w:lang w:val="en-GB"/>
        </w:rPr>
        <w:t xml:space="preserve"> </w:t>
      </w:r>
      <w:r w:rsidRPr="007F09AB">
        <w:rPr>
          <w:rFonts w:cs="Arial"/>
          <w:lang w:val="en-GB"/>
        </w:rPr>
        <w:t>ecology is expected. BonaRes focuses mainly on national research, however, with a</w:t>
      </w:r>
      <w:r w:rsidRPr="007F09AB">
        <w:rPr>
          <w:rFonts w:cs="Arial"/>
          <w:color w:val="000000"/>
          <w:lang w:val="en-GB"/>
        </w:rPr>
        <w:t xml:space="preserve"> </w:t>
      </w:r>
      <w:r w:rsidRPr="007F09AB">
        <w:rPr>
          <w:rFonts w:cs="Arial"/>
          <w:lang w:val="en-GB"/>
        </w:rPr>
        <w:t>clear expectation that promising new solutions can be adapted and transferred to other parts of the</w:t>
      </w:r>
      <w:r w:rsidRPr="007F09AB">
        <w:rPr>
          <w:rFonts w:cs="Arial"/>
          <w:color w:val="000000"/>
          <w:lang w:val="en-GB"/>
        </w:rPr>
        <w:t xml:space="preserve"> </w:t>
      </w:r>
      <w:r w:rsidRPr="007F09AB">
        <w:rPr>
          <w:rFonts w:cs="Arial"/>
          <w:lang w:val="en-GB"/>
        </w:rPr>
        <w:t>world.</w:t>
      </w:r>
    </w:p>
    <w:p w14:paraId="1B0E0A9A" w14:textId="77777777" w:rsidR="007401CE" w:rsidRPr="00AB6917" w:rsidRDefault="007401CE" w:rsidP="005F75C6">
      <w:pPr>
        <w:autoSpaceDE w:val="0"/>
        <w:autoSpaceDN w:val="0"/>
        <w:adjustRightInd w:val="0"/>
        <w:spacing w:after="0"/>
        <w:jc w:val="both"/>
        <w:rPr>
          <w:rFonts w:cs="Arial"/>
          <w:b/>
          <w:bCs/>
          <w:sz w:val="24"/>
          <w:szCs w:val="24"/>
          <w:lang w:val="en-GB"/>
        </w:rPr>
      </w:pPr>
    </w:p>
    <w:p w14:paraId="04B97484" w14:textId="0C5EAC7B" w:rsidR="003A5435" w:rsidRPr="00AB6917" w:rsidRDefault="00381825" w:rsidP="005F75C6">
      <w:pPr>
        <w:autoSpaceDE w:val="0"/>
        <w:autoSpaceDN w:val="0"/>
        <w:adjustRightInd w:val="0"/>
        <w:spacing w:after="0"/>
        <w:jc w:val="both"/>
        <w:rPr>
          <w:rFonts w:cs="Arial"/>
          <w:b/>
          <w:bCs/>
          <w:color w:val="1F497D" w:themeColor="text2"/>
          <w:lang w:val="en-GB"/>
        </w:rPr>
      </w:pPr>
      <w:commentRangeStart w:id="2"/>
      <w:r w:rsidRPr="00AB6917">
        <w:rPr>
          <w:rFonts w:cs="Arial"/>
          <w:b/>
          <w:bCs/>
          <w:color w:val="1F497D" w:themeColor="text2"/>
          <w:lang w:val="en-GB"/>
        </w:rPr>
        <w:t xml:space="preserve">3. </w:t>
      </w:r>
      <w:r w:rsidR="00975370" w:rsidRPr="00AB6917">
        <w:rPr>
          <w:rFonts w:cs="Arial"/>
          <w:b/>
          <w:bCs/>
          <w:color w:val="1F497D" w:themeColor="text2"/>
          <w:lang w:val="en-GB"/>
        </w:rPr>
        <w:t>Contribution of the project partners to the achievement of the consortium goals</w:t>
      </w:r>
      <w:r w:rsidR="003A5435" w:rsidRPr="00AB6917">
        <w:rPr>
          <w:rFonts w:cs="Arial"/>
          <w:b/>
          <w:bCs/>
          <w:color w:val="1F497D" w:themeColor="text2"/>
          <w:lang w:val="en-GB"/>
        </w:rPr>
        <w:t xml:space="preserve"> (1-</w:t>
      </w:r>
      <w:proofErr w:type="gramStart"/>
      <w:r w:rsidR="003A5435" w:rsidRPr="00AB6917">
        <w:rPr>
          <w:rFonts w:cs="Arial"/>
          <w:b/>
          <w:bCs/>
          <w:color w:val="1F497D" w:themeColor="text2"/>
          <w:lang w:val="en-GB"/>
        </w:rPr>
        <w:t xml:space="preserve">3 </w:t>
      </w:r>
      <w:r w:rsidR="00975370" w:rsidRPr="00AB6917">
        <w:rPr>
          <w:rFonts w:cs="Arial"/>
          <w:b/>
          <w:bCs/>
          <w:color w:val="1F497D" w:themeColor="text2"/>
          <w:lang w:val="en-GB"/>
        </w:rPr>
        <w:t xml:space="preserve"> bullet</w:t>
      </w:r>
      <w:proofErr w:type="gramEnd"/>
      <w:r w:rsidR="00975370" w:rsidRPr="00AB6917">
        <w:rPr>
          <w:rFonts w:cs="Arial"/>
          <w:b/>
          <w:bCs/>
          <w:color w:val="1F497D" w:themeColor="text2"/>
          <w:lang w:val="en-GB"/>
        </w:rPr>
        <w:t xml:space="preserve"> points each</w:t>
      </w:r>
      <w:r w:rsidR="003A5435" w:rsidRPr="00AB6917">
        <w:rPr>
          <w:rFonts w:cs="Arial"/>
          <w:b/>
          <w:bCs/>
          <w:color w:val="1F497D" w:themeColor="text2"/>
          <w:lang w:val="en-GB"/>
        </w:rPr>
        <w:t>)</w:t>
      </w:r>
      <w:commentRangeEnd w:id="2"/>
      <w:r w:rsidR="00975370" w:rsidRPr="00EF4A4B">
        <w:rPr>
          <w:rStyle w:val="Kommentarzeichen"/>
          <w:sz w:val="22"/>
          <w:szCs w:val="22"/>
        </w:rPr>
        <w:commentReference w:id="2"/>
      </w:r>
    </w:p>
    <w:p w14:paraId="59B792C4" w14:textId="720FBCA7" w:rsidR="00D014B2" w:rsidRPr="00AB6917" w:rsidRDefault="00D13FBA" w:rsidP="005F75C6">
      <w:pPr>
        <w:autoSpaceDE w:val="0"/>
        <w:autoSpaceDN w:val="0"/>
        <w:adjustRightInd w:val="0"/>
        <w:spacing w:after="0"/>
        <w:jc w:val="both"/>
        <w:rPr>
          <w:rFonts w:cs="Arial"/>
          <w:b/>
          <w:bCs/>
          <w:color w:val="1F497D" w:themeColor="text2"/>
          <w:lang w:val="en-GB"/>
        </w:rPr>
      </w:pPr>
      <w:r w:rsidRPr="00AB6917">
        <w:rPr>
          <w:rFonts w:cs="Arial"/>
          <w:b/>
          <w:bCs/>
          <w:color w:val="1F497D" w:themeColor="text2"/>
          <w:lang w:val="en-GB"/>
        </w:rPr>
        <w:t>Helmholtz Centre for Environmental Research</w:t>
      </w:r>
      <w:r w:rsidR="00D014B2" w:rsidRPr="00AB6917">
        <w:rPr>
          <w:rFonts w:cs="Arial"/>
          <w:b/>
          <w:bCs/>
          <w:color w:val="1F497D" w:themeColor="text2"/>
          <w:lang w:val="en-GB"/>
        </w:rPr>
        <w:t xml:space="preserve"> – UFZ</w:t>
      </w:r>
    </w:p>
    <w:p w14:paraId="49084EBB" w14:textId="77777777" w:rsidR="007F09AB" w:rsidRPr="00AB6917" w:rsidRDefault="007F09AB" w:rsidP="003E47E1">
      <w:pPr>
        <w:pStyle w:val="Listenabsatz"/>
        <w:numPr>
          <w:ilvl w:val="0"/>
          <w:numId w:val="2"/>
        </w:numPr>
        <w:autoSpaceDE w:val="0"/>
        <w:autoSpaceDN w:val="0"/>
        <w:adjustRightInd w:val="0"/>
        <w:spacing w:after="0"/>
        <w:jc w:val="both"/>
        <w:rPr>
          <w:rFonts w:cs="Arial"/>
          <w:bCs/>
          <w:lang w:val="en-GB"/>
        </w:rPr>
      </w:pPr>
      <w:r w:rsidRPr="00AB6917">
        <w:rPr>
          <w:rFonts w:cs="Arial"/>
          <w:bCs/>
          <w:lang w:val="en-GB"/>
        </w:rPr>
        <w:t xml:space="preserve">Overall coordination of the BonaRes Centre and lead of work packages coordination and communication (WP1) </w:t>
      </w:r>
    </w:p>
    <w:p w14:paraId="141D1266" w14:textId="77777777" w:rsidR="007F09AB" w:rsidRPr="00AB6917" w:rsidRDefault="007F09AB" w:rsidP="003E47E1">
      <w:pPr>
        <w:pStyle w:val="Listenabsatz"/>
        <w:numPr>
          <w:ilvl w:val="0"/>
          <w:numId w:val="2"/>
        </w:numPr>
        <w:autoSpaceDE w:val="0"/>
        <w:autoSpaceDN w:val="0"/>
        <w:adjustRightInd w:val="0"/>
        <w:spacing w:after="0"/>
        <w:jc w:val="both"/>
        <w:rPr>
          <w:rFonts w:cs="Arial"/>
          <w:bCs/>
          <w:lang w:val="en-GB"/>
        </w:rPr>
      </w:pPr>
      <w:r w:rsidRPr="00AB6917">
        <w:rPr>
          <w:rFonts w:cs="Arial"/>
          <w:bCs/>
          <w:lang w:val="en-GB"/>
        </w:rPr>
        <w:t xml:space="preserve">Lead of work package </w:t>
      </w:r>
      <w:r w:rsidRPr="00EF4A4B">
        <w:rPr>
          <w:rFonts w:cs="Arial"/>
          <w:lang w:val="en-US"/>
        </w:rPr>
        <w:t xml:space="preserve">Models &amp; Tools (WP3), with a focus on the natural sciences part (knowledge portal, integrated modeling, and indicators) and governance </w:t>
      </w:r>
    </w:p>
    <w:p w14:paraId="7286467C" w14:textId="077D3F90" w:rsidR="003E2FDB" w:rsidRPr="00AB6917" w:rsidRDefault="007F09AB" w:rsidP="003E47E1">
      <w:pPr>
        <w:pStyle w:val="Listenabsatz"/>
        <w:numPr>
          <w:ilvl w:val="0"/>
          <w:numId w:val="2"/>
        </w:numPr>
        <w:autoSpaceDE w:val="0"/>
        <w:autoSpaceDN w:val="0"/>
        <w:adjustRightInd w:val="0"/>
        <w:spacing w:after="0"/>
        <w:jc w:val="both"/>
        <w:rPr>
          <w:rFonts w:cs="Arial"/>
          <w:bCs/>
          <w:lang w:val="en-GB"/>
        </w:rPr>
      </w:pPr>
      <w:proofErr w:type="gramStart"/>
      <w:r w:rsidRPr="00EF4A4B">
        <w:rPr>
          <w:rFonts w:cs="Arial"/>
          <w:lang w:val="en-US"/>
        </w:rPr>
        <w:t>participation</w:t>
      </w:r>
      <w:proofErr w:type="gramEnd"/>
      <w:r w:rsidRPr="00EF4A4B">
        <w:rPr>
          <w:rFonts w:cs="Arial"/>
          <w:lang w:val="en-US"/>
        </w:rPr>
        <w:t xml:space="preserve"> in the development of the BonaRes Portal (WP4) with a focus on the Knowledge and Service Portals.</w:t>
      </w:r>
    </w:p>
    <w:p w14:paraId="54F48C24" w14:textId="77777777" w:rsidR="00D014B2" w:rsidRPr="00EF4A4B" w:rsidRDefault="00D014B2" w:rsidP="005F75C6">
      <w:pPr>
        <w:autoSpaceDE w:val="0"/>
        <w:autoSpaceDN w:val="0"/>
        <w:adjustRightInd w:val="0"/>
        <w:spacing w:after="0"/>
        <w:jc w:val="both"/>
        <w:rPr>
          <w:rFonts w:cs="Arial"/>
          <w:b/>
          <w:bCs/>
          <w:color w:val="1F497D" w:themeColor="text2"/>
        </w:rPr>
      </w:pPr>
      <w:r w:rsidRPr="00EF4A4B">
        <w:rPr>
          <w:rFonts w:cs="Arial"/>
          <w:b/>
          <w:bCs/>
          <w:color w:val="1F497D" w:themeColor="text2"/>
        </w:rPr>
        <w:t>Leibniz-Zentrum für Agrarlandschaftsforschung (ZALF)</w:t>
      </w:r>
    </w:p>
    <w:p w14:paraId="7B8E0D30" w14:textId="77777777" w:rsidR="007F09AB" w:rsidRPr="00AB6917" w:rsidRDefault="007F09AB"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Management of the BonaRes Data Centre (WP2)</w:t>
      </w:r>
    </w:p>
    <w:p w14:paraId="72A54091" w14:textId="77777777" w:rsidR="00D13FBA" w:rsidRPr="00AB6917" w:rsidRDefault="00D13FBA"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Lead of work package BonaRes Portal (WP4) with a focus on the implementation of the entire portal, as well as the contents of the Data and Service Portals</w:t>
      </w:r>
      <w:r w:rsidRPr="00AB6917">
        <w:rPr>
          <w:rFonts w:cs="Arial"/>
          <w:bCs/>
          <w:lang w:val="en-GB"/>
        </w:rPr>
        <w:t xml:space="preserve"> </w:t>
      </w:r>
    </w:p>
    <w:p w14:paraId="0466DF36" w14:textId="14A8C0BA" w:rsidR="006E4B92" w:rsidRPr="004A216A" w:rsidRDefault="00D13FBA"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Organization of the scientific activities in the field of sustainability assessment in WP3 and Foresight &amp; Demand analysis in WP1</w:t>
      </w:r>
    </w:p>
    <w:p w14:paraId="798DC52C" w14:textId="77777777" w:rsidR="00D014B2" w:rsidRPr="00EF4A4B" w:rsidRDefault="00D014B2" w:rsidP="005F75C6">
      <w:pPr>
        <w:autoSpaceDE w:val="0"/>
        <w:autoSpaceDN w:val="0"/>
        <w:adjustRightInd w:val="0"/>
        <w:spacing w:after="0"/>
        <w:jc w:val="both"/>
        <w:rPr>
          <w:rFonts w:cs="Arial"/>
          <w:b/>
          <w:bCs/>
          <w:color w:val="1F497D" w:themeColor="text2"/>
        </w:rPr>
      </w:pPr>
      <w:r w:rsidRPr="00EF4A4B">
        <w:rPr>
          <w:rFonts w:cs="Arial"/>
          <w:b/>
          <w:bCs/>
          <w:color w:val="1F497D" w:themeColor="text2"/>
        </w:rPr>
        <w:t>Technische Universität München (TUM)</w:t>
      </w:r>
    </w:p>
    <w:p w14:paraId="4ED22FC8" w14:textId="6327CCC8" w:rsidR="00C36B55" w:rsidRPr="004A216A" w:rsidRDefault="00D13FBA"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Contributions to all activities of work package Models &amp; Tools (WP3) (knowledge portal, integrated modeling, and indicators) with scientific expertise in biogeochemical processes</w:t>
      </w:r>
      <w:r w:rsidRPr="004A216A">
        <w:rPr>
          <w:rFonts w:cs="Arial"/>
          <w:bCs/>
          <w:lang w:val="en-GB"/>
        </w:rPr>
        <w:t xml:space="preserve"> </w:t>
      </w:r>
    </w:p>
    <w:p w14:paraId="707FDCCD" w14:textId="77777777" w:rsidR="00D014B2" w:rsidRPr="00EF4A4B" w:rsidRDefault="00D014B2" w:rsidP="005F75C6">
      <w:pPr>
        <w:autoSpaceDE w:val="0"/>
        <w:autoSpaceDN w:val="0"/>
        <w:adjustRightInd w:val="0"/>
        <w:spacing w:after="0"/>
        <w:jc w:val="both"/>
        <w:rPr>
          <w:rFonts w:cs="Arial"/>
          <w:b/>
          <w:bCs/>
          <w:color w:val="1F497D" w:themeColor="text2"/>
        </w:rPr>
      </w:pPr>
      <w:r w:rsidRPr="00EF4A4B">
        <w:rPr>
          <w:rFonts w:cs="Arial"/>
          <w:b/>
          <w:bCs/>
          <w:color w:val="1F497D" w:themeColor="text2"/>
        </w:rPr>
        <w:t xml:space="preserve">Senckenberg </w:t>
      </w:r>
      <w:r w:rsidR="007B6EA1" w:rsidRPr="00EF4A4B">
        <w:rPr>
          <w:rFonts w:cs="Arial"/>
          <w:b/>
          <w:bCs/>
          <w:color w:val="1F497D" w:themeColor="text2"/>
        </w:rPr>
        <w:t>Gesellschaft</w:t>
      </w:r>
      <w:r w:rsidRPr="00EF4A4B">
        <w:rPr>
          <w:rFonts w:cs="Arial"/>
          <w:b/>
          <w:bCs/>
          <w:color w:val="1F497D" w:themeColor="text2"/>
        </w:rPr>
        <w:t xml:space="preserve"> für Naturforschung</w:t>
      </w:r>
      <w:r w:rsidR="00CD50A3" w:rsidRPr="00EF4A4B">
        <w:rPr>
          <w:rFonts w:cs="Arial"/>
          <w:b/>
          <w:bCs/>
          <w:color w:val="1F497D" w:themeColor="text2"/>
        </w:rPr>
        <w:t xml:space="preserve"> (S</w:t>
      </w:r>
      <w:r w:rsidR="006E4B92" w:rsidRPr="00EF4A4B">
        <w:rPr>
          <w:rFonts w:cs="Arial"/>
          <w:b/>
          <w:bCs/>
          <w:color w:val="1F497D" w:themeColor="text2"/>
        </w:rPr>
        <w:t>MNG</w:t>
      </w:r>
      <w:r w:rsidR="00CD50A3" w:rsidRPr="00EF4A4B">
        <w:rPr>
          <w:rFonts w:cs="Arial"/>
          <w:b/>
          <w:bCs/>
          <w:color w:val="1F497D" w:themeColor="text2"/>
        </w:rPr>
        <w:t>)</w:t>
      </w:r>
    </w:p>
    <w:p w14:paraId="5FCB6728" w14:textId="7F0B5C08" w:rsidR="00D13FBA" w:rsidRPr="004A216A" w:rsidRDefault="00D13FBA"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Provision of expertise on soil biological, esp. zoological processes in WP3</w:t>
      </w:r>
    </w:p>
    <w:p w14:paraId="5387856C" w14:textId="347B0FB3" w:rsidR="006E4B92" w:rsidRPr="004A216A" w:rsidRDefault="00D13FBA" w:rsidP="003E47E1">
      <w:pPr>
        <w:pStyle w:val="Listenabsatz"/>
        <w:numPr>
          <w:ilvl w:val="0"/>
          <w:numId w:val="2"/>
        </w:numPr>
        <w:autoSpaceDE w:val="0"/>
        <w:autoSpaceDN w:val="0"/>
        <w:adjustRightInd w:val="0"/>
        <w:spacing w:after="0"/>
        <w:jc w:val="both"/>
        <w:rPr>
          <w:rFonts w:cs="Arial"/>
          <w:bCs/>
          <w:lang w:val="en-GB"/>
        </w:rPr>
      </w:pPr>
      <w:r w:rsidRPr="00EF4A4B">
        <w:rPr>
          <w:rFonts w:cs="Arial"/>
          <w:lang w:val="en-US"/>
        </w:rPr>
        <w:t>Contribution to the BonaRes Data Centre (WP2)by linking the zoological database ‘</w:t>
      </w:r>
      <w:proofErr w:type="spellStart"/>
      <w:r w:rsidRPr="00EF4A4B">
        <w:rPr>
          <w:rFonts w:cs="Arial"/>
          <w:lang w:val="en-US"/>
        </w:rPr>
        <w:t>Edaphobase</w:t>
      </w:r>
      <w:proofErr w:type="spellEnd"/>
      <w:r w:rsidRPr="00EF4A4B">
        <w:rPr>
          <w:rFonts w:cs="Arial"/>
          <w:lang w:val="en-US"/>
        </w:rPr>
        <w:t>’ to the BonaRes database</w:t>
      </w:r>
      <w:r w:rsidRPr="004A216A">
        <w:rPr>
          <w:rFonts w:cs="Arial"/>
          <w:bCs/>
          <w:lang w:val="en-GB"/>
        </w:rPr>
        <w:t xml:space="preserve"> </w:t>
      </w:r>
    </w:p>
    <w:p w14:paraId="11165761" w14:textId="1C4A13E4" w:rsidR="00D014B2" w:rsidRPr="004A216A" w:rsidRDefault="00D13FBA" w:rsidP="005F75C6">
      <w:pPr>
        <w:autoSpaceDE w:val="0"/>
        <w:autoSpaceDN w:val="0"/>
        <w:adjustRightInd w:val="0"/>
        <w:spacing w:after="0"/>
        <w:jc w:val="both"/>
        <w:rPr>
          <w:rFonts w:cs="Arial"/>
          <w:b/>
          <w:bCs/>
          <w:color w:val="1F497D" w:themeColor="text2"/>
          <w:lang w:val="en-GB"/>
        </w:rPr>
      </w:pPr>
      <w:r w:rsidRPr="004A216A">
        <w:rPr>
          <w:rFonts w:cs="Arial"/>
          <w:b/>
          <w:bCs/>
          <w:color w:val="1F497D" w:themeColor="text2"/>
          <w:lang w:val="en-GB"/>
        </w:rPr>
        <w:t>Federal Institute for Geosciences and Resources</w:t>
      </w:r>
      <w:r w:rsidR="00D014B2" w:rsidRPr="004A216A">
        <w:rPr>
          <w:rFonts w:cs="Arial"/>
          <w:b/>
          <w:bCs/>
          <w:color w:val="1F497D" w:themeColor="text2"/>
          <w:lang w:val="en-GB"/>
        </w:rPr>
        <w:t xml:space="preserve"> (BGR)</w:t>
      </w:r>
    </w:p>
    <w:p w14:paraId="4CE98EAC" w14:textId="7F891CE2" w:rsidR="00BB25B7" w:rsidRPr="004A216A" w:rsidRDefault="00EF4A4B" w:rsidP="003E47E1">
      <w:pPr>
        <w:pStyle w:val="Listenabsatz"/>
        <w:numPr>
          <w:ilvl w:val="0"/>
          <w:numId w:val="4"/>
        </w:numPr>
        <w:autoSpaceDE w:val="0"/>
        <w:autoSpaceDN w:val="0"/>
        <w:adjustRightInd w:val="0"/>
        <w:spacing w:after="0"/>
        <w:jc w:val="both"/>
        <w:rPr>
          <w:rFonts w:cs="Arial"/>
          <w:bCs/>
          <w:lang w:val="en-GB"/>
        </w:rPr>
      </w:pPr>
      <w:r>
        <w:rPr>
          <w:rFonts w:cs="Arial"/>
          <w:lang w:val="en-US"/>
        </w:rPr>
        <w:t>Contribution</w:t>
      </w:r>
      <w:r w:rsidR="00D13FBA" w:rsidRPr="00EF4A4B">
        <w:rPr>
          <w:rFonts w:cs="Arial"/>
          <w:lang w:val="en-US"/>
        </w:rPr>
        <w:t xml:space="preserve"> to the BonaRes Data Centre (WP2) by participation in national and international standardization activities with relevance for BonaRes and in the development and adjustment of tools for standardization and homogenization of soil data</w:t>
      </w:r>
    </w:p>
    <w:p w14:paraId="41EF13A9" w14:textId="133682FE" w:rsidR="00503FDD" w:rsidRDefault="00EF4A4B" w:rsidP="005F75C6">
      <w:pPr>
        <w:autoSpaceDE w:val="0"/>
        <w:autoSpaceDN w:val="0"/>
        <w:adjustRightInd w:val="0"/>
        <w:spacing w:after="0"/>
        <w:jc w:val="both"/>
        <w:rPr>
          <w:rFonts w:cs="Arial"/>
          <w:lang w:val="en-US"/>
        </w:rPr>
      </w:pPr>
      <w:r w:rsidRPr="00EF4A4B">
        <w:rPr>
          <w:rFonts w:cs="Arial"/>
          <w:b/>
          <w:color w:val="1F497D" w:themeColor="text2"/>
          <w:lang w:val="en-US"/>
        </w:rPr>
        <w:t>All project partner PIs</w:t>
      </w:r>
      <w:r w:rsidRPr="00EF4A4B">
        <w:rPr>
          <w:rFonts w:cs="Arial"/>
          <w:lang w:val="en-US"/>
        </w:rPr>
        <w:t xml:space="preserve"> contribute to the coordination of the BonaRes Centre (WP1) as they are being members of the operational Management Board which is the steering board for all activities of the BonaRes Centre.</w:t>
      </w:r>
    </w:p>
    <w:p w14:paraId="4A25F506" w14:textId="77777777" w:rsidR="00EF4A4B" w:rsidRPr="004A216A" w:rsidRDefault="00EF4A4B" w:rsidP="005F75C6">
      <w:pPr>
        <w:autoSpaceDE w:val="0"/>
        <w:autoSpaceDN w:val="0"/>
        <w:adjustRightInd w:val="0"/>
        <w:spacing w:after="0"/>
        <w:jc w:val="both"/>
        <w:rPr>
          <w:rFonts w:cs="Arial"/>
          <w:b/>
          <w:bCs/>
          <w:color w:val="1F497D" w:themeColor="text2"/>
          <w:lang w:val="en-GB"/>
        </w:rPr>
      </w:pPr>
    </w:p>
    <w:p w14:paraId="1BD6D0D4" w14:textId="77777777" w:rsidR="00D876D0" w:rsidRPr="00F44385" w:rsidRDefault="00D876D0" w:rsidP="00D876D0">
      <w:pPr>
        <w:autoSpaceDE w:val="0"/>
        <w:autoSpaceDN w:val="0"/>
        <w:adjustRightInd w:val="0"/>
        <w:spacing w:after="0"/>
        <w:jc w:val="both"/>
        <w:rPr>
          <w:rFonts w:cs="Arial"/>
          <w:b/>
          <w:bCs/>
          <w:color w:val="1F497D" w:themeColor="text2"/>
          <w:sz w:val="24"/>
          <w:szCs w:val="24"/>
          <w:lang w:val="en-GB"/>
        </w:rPr>
      </w:pPr>
      <w:r w:rsidRPr="00F44385">
        <w:rPr>
          <w:rFonts w:cs="Arial"/>
          <w:b/>
          <w:bCs/>
          <w:color w:val="1F497D" w:themeColor="text2"/>
          <w:sz w:val="24"/>
          <w:szCs w:val="24"/>
          <w:lang w:val="en-GB"/>
        </w:rPr>
        <w:t>4. Activities and main scientific and technical results</w:t>
      </w:r>
    </w:p>
    <w:p w14:paraId="1B160593" w14:textId="77777777" w:rsidR="00D876D0" w:rsidRPr="00F44385" w:rsidRDefault="00D876D0" w:rsidP="00D876D0">
      <w:pPr>
        <w:autoSpaceDE w:val="0"/>
        <w:autoSpaceDN w:val="0"/>
        <w:adjustRightInd w:val="0"/>
        <w:spacing w:after="0"/>
        <w:jc w:val="both"/>
        <w:rPr>
          <w:rFonts w:cs="Arial"/>
          <w:b/>
          <w:bCs/>
          <w:lang w:val="en-GB"/>
        </w:rPr>
      </w:pPr>
    </w:p>
    <w:p w14:paraId="36E08BFE" w14:textId="77777777" w:rsidR="00D876D0" w:rsidRPr="00F44385" w:rsidRDefault="00D876D0" w:rsidP="00D876D0">
      <w:pPr>
        <w:autoSpaceDE w:val="0"/>
        <w:autoSpaceDN w:val="0"/>
        <w:adjustRightInd w:val="0"/>
        <w:spacing w:after="0"/>
        <w:jc w:val="both"/>
        <w:rPr>
          <w:rFonts w:cs="Arial"/>
          <w:bCs/>
          <w:lang w:val="en-GB"/>
        </w:rPr>
      </w:pPr>
      <w:r>
        <w:rPr>
          <w:rFonts w:cs="Arial"/>
          <w:b/>
          <w:bCs/>
          <w:color w:val="1F497D" w:themeColor="text2"/>
          <w:lang w:val="en-GB"/>
        </w:rPr>
        <w:t>Work package</w:t>
      </w:r>
      <w:r w:rsidRPr="00F44385">
        <w:rPr>
          <w:rFonts w:cs="Arial"/>
          <w:b/>
          <w:bCs/>
          <w:color w:val="1F497D" w:themeColor="text2"/>
          <w:lang w:val="en-GB"/>
        </w:rPr>
        <w:t xml:space="preserve"> 1: </w:t>
      </w:r>
      <w:r>
        <w:rPr>
          <w:rFonts w:cs="Arial"/>
          <w:b/>
          <w:bCs/>
          <w:color w:val="1F497D" w:themeColor="text2"/>
          <w:lang w:val="en-GB"/>
        </w:rPr>
        <w:t xml:space="preserve">Coordination </w:t>
      </w:r>
      <w:r w:rsidRPr="00F44385">
        <w:rPr>
          <w:rFonts w:cs="Arial"/>
          <w:b/>
          <w:bCs/>
          <w:color w:val="1F497D" w:themeColor="text2"/>
          <w:lang w:val="en-GB"/>
        </w:rPr>
        <w:t xml:space="preserve">(3 </w:t>
      </w:r>
      <w:r>
        <w:rPr>
          <w:rFonts w:cs="Arial"/>
          <w:b/>
          <w:bCs/>
          <w:color w:val="1F497D" w:themeColor="text2"/>
          <w:lang w:val="en-GB"/>
        </w:rPr>
        <w:t>pages</w:t>
      </w:r>
      <w:r w:rsidRPr="00F44385">
        <w:rPr>
          <w:rFonts w:cs="Arial"/>
          <w:b/>
          <w:bCs/>
          <w:color w:val="1F497D" w:themeColor="text2"/>
          <w:lang w:val="en-GB"/>
        </w:rPr>
        <w:t>)</w:t>
      </w:r>
    </w:p>
    <w:p w14:paraId="5F675837" w14:textId="77777777" w:rsidR="00D876D0" w:rsidRPr="00F44385" w:rsidRDefault="00D876D0" w:rsidP="00D876D0">
      <w:pPr>
        <w:spacing w:after="0"/>
        <w:jc w:val="both"/>
        <w:rPr>
          <w:b/>
          <w:color w:val="1F497D" w:themeColor="text2"/>
          <w:lang w:val="en-GB"/>
        </w:rPr>
      </w:pPr>
      <w:r w:rsidRPr="00F44385">
        <w:rPr>
          <w:b/>
          <w:color w:val="1F497D" w:themeColor="text2"/>
          <w:lang w:val="en-GB"/>
        </w:rPr>
        <w:t xml:space="preserve">Task 1.1 </w:t>
      </w:r>
      <w:r>
        <w:rPr>
          <w:b/>
          <w:color w:val="1F497D" w:themeColor="text2"/>
          <w:lang w:val="en-GB"/>
        </w:rPr>
        <w:t>Quality Management</w:t>
      </w:r>
    </w:p>
    <w:p w14:paraId="1D5C1680" w14:textId="77777777" w:rsidR="00D876D0" w:rsidRPr="00F44385" w:rsidRDefault="00D876D0" w:rsidP="00D876D0">
      <w:pPr>
        <w:spacing w:after="0"/>
        <w:jc w:val="both"/>
        <w:rPr>
          <w:b/>
          <w:color w:val="1F497D" w:themeColor="text2"/>
          <w:lang w:val="en-GB"/>
        </w:rPr>
      </w:pPr>
      <w:r w:rsidRPr="00F44385">
        <w:rPr>
          <w:b/>
          <w:color w:val="1F497D" w:themeColor="text2"/>
          <w:lang w:val="en-GB"/>
        </w:rPr>
        <w:t>Task 1.2 Community Building</w:t>
      </w:r>
    </w:p>
    <w:p w14:paraId="269B35C4" w14:textId="77777777" w:rsidR="00D876D0" w:rsidRPr="00F44385" w:rsidRDefault="00D876D0" w:rsidP="00D876D0">
      <w:pPr>
        <w:autoSpaceDE w:val="0"/>
        <w:autoSpaceDN w:val="0"/>
        <w:adjustRightInd w:val="0"/>
        <w:spacing w:after="0"/>
        <w:jc w:val="both"/>
        <w:rPr>
          <w:rFonts w:cs="Arial"/>
          <w:bCs/>
          <w:color w:val="1F497D" w:themeColor="text2"/>
          <w:lang w:val="en-GB"/>
        </w:rPr>
      </w:pPr>
      <w:r w:rsidRPr="00F44385">
        <w:rPr>
          <w:rFonts w:cs="Arial"/>
          <w:b/>
          <w:bCs/>
          <w:color w:val="1F497D" w:themeColor="text2"/>
          <w:lang w:val="en-GB"/>
        </w:rPr>
        <w:t>Task 1.3: Foresight &amp; Demand Analysis</w:t>
      </w:r>
    </w:p>
    <w:p w14:paraId="2E884D4A" w14:textId="77777777" w:rsidR="00D876D0" w:rsidRPr="004A216A" w:rsidRDefault="00D876D0" w:rsidP="00D876D0">
      <w:pPr>
        <w:spacing w:after="0"/>
        <w:jc w:val="both"/>
        <w:rPr>
          <w:b/>
          <w:color w:val="1F497D" w:themeColor="text2"/>
          <w:lang w:val="en-GB"/>
        </w:rPr>
      </w:pPr>
      <w:r w:rsidRPr="004A216A">
        <w:rPr>
          <w:b/>
          <w:color w:val="1F497D" w:themeColor="text2"/>
          <w:lang w:val="en-GB"/>
        </w:rPr>
        <w:t>Task 1.4: Outreach and Perpetuation</w:t>
      </w:r>
    </w:p>
    <w:p w14:paraId="3E09E993" w14:textId="77777777" w:rsidR="00D876D0" w:rsidRPr="004A216A" w:rsidRDefault="00D876D0" w:rsidP="00D876D0">
      <w:pPr>
        <w:autoSpaceDE w:val="0"/>
        <w:autoSpaceDN w:val="0"/>
        <w:adjustRightInd w:val="0"/>
        <w:spacing w:after="0"/>
        <w:jc w:val="both"/>
        <w:rPr>
          <w:rFonts w:cs="Arial"/>
          <w:bCs/>
          <w:sz w:val="20"/>
          <w:szCs w:val="20"/>
          <w:lang w:val="en-GB"/>
        </w:rPr>
      </w:pPr>
    </w:p>
    <w:p w14:paraId="605FF447" w14:textId="77777777" w:rsidR="00C31674" w:rsidRDefault="00C31674">
      <w:pPr>
        <w:rPr>
          <w:rFonts w:cs="Arial"/>
          <w:b/>
          <w:bCs/>
          <w:color w:val="1F497D" w:themeColor="text2"/>
          <w:lang w:val="en-GB"/>
        </w:rPr>
      </w:pPr>
      <w:r>
        <w:rPr>
          <w:rFonts w:cs="Arial"/>
          <w:b/>
          <w:bCs/>
          <w:color w:val="1F497D" w:themeColor="text2"/>
          <w:lang w:val="en-GB"/>
        </w:rPr>
        <w:br w:type="page"/>
      </w:r>
    </w:p>
    <w:p w14:paraId="1D527024" w14:textId="6A62839C" w:rsidR="00D876D0" w:rsidRDefault="00D876D0" w:rsidP="00D876D0">
      <w:pPr>
        <w:autoSpaceDE w:val="0"/>
        <w:autoSpaceDN w:val="0"/>
        <w:adjustRightInd w:val="0"/>
        <w:spacing w:after="0"/>
        <w:jc w:val="both"/>
        <w:rPr>
          <w:rFonts w:cs="Arial"/>
          <w:b/>
          <w:bCs/>
          <w:color w:val="1F497D" w:themeColor="text2"/>
          <w:lang w:val="en-GB"/>
        </w:rPr>
      </w:pPr>
      <w:r w:rsidRPr="00290189">
        <w:rPr>
          <w:rFonts w:cs="Arial"/>
          <w:b/>
          <w:bCs/>
          <w:color w:val="1F497D" w:themeColor="text2"/>
          <w:lang w:val="en-GB"/>
        </w:rPr>
        <w:t>Work package 2: Data Centre (4 pages)</w:t>
      </w:r>
    </w:p>
    <w:p w14:paraId="30F71A6D" w14:textId="77777777" w:rsidR="004C3A8E" w:rsidRPr="00C31674" w:rsidRDefault="004C3A8E" w:rsidP="00C31674">
      <w:pPr>
        <w:widowControl w:val="0"/>
        <w:autoSpaceDE w:val="0"/>
        <w:autoSpaceDN w:val="0"/>
        <w:adjustRightInd w:val="0"/>
        <w:spacing w:after="6"/>
        <w:jc w:val="both"/>
        <w:rPr>
          <w:rFonts w:cs="Arial"/>
          <w:lang w:val="en-GB"/>
        </w:rPr>
      </w:pPr>
      <w:r w:rsidRPr="00C31674">
        <w:rPr>
          <w:rFonts w:cs="Arial"/>
          <w:lang w:val="en-GB"/>
        </w:rPr>
        <w:t>The BonaRes Data Centre brings together data from soil research – mainly from Module A projects – and provides it for general use in a standardized form as part of a networking data infrastructure. In addition, the long-term field experiments in Germany are a further focus. The access to other freely available external data from the subject areas soil properties, topography, land use, climate and socio-economics is also supported. The Data Centre is a service provider for the necessary infrastructure and for the basic support of the system.</w:t>
      </w:r>
    </w:p>
    <w:p w14:paraId="245E6CF6" w14:textId="77777777" w:rsidR="004C3A8E" w:rsidRPr="00290189" w:rsidRDefault="004C3A8E" w:rsidP="00D876D0">
      <w:pPr>
        <w:autoSpaceDE w:val="0"/>
        <w:autoSpaceDN w:val="0"/>
        <w:adjustRightInd w:val="0"/>
        <w:spacing w:after="0"/>
        <w:jc w:val="both"/>
        <w:rPr>
          <w:rFonts w:cs="Arial"/>
          <w:bCs/>
          <w:lang w:val="en-GB"/>
        </w:rPr>
      </w:pPr>
    </w:p>
    <w:p w14:paraId="13D9B3D0" w14:textId="77777777" w:rsidR="00D876D0" w:rsidRDefault="00D876D0" w:rsidP="00D876D0">
      <w:pPr>
        <w:autoSpaceDE w:val="0"/>
        <w:autoSpaceDN w:val="0"/>
        <w:adjustRightInd w:val="0"/>
        <w:spacing w:after="0"/>
        <w:jc w:val="both"/>
        <w:rPr>
          <w:b/>
          <w:color w:val="1F497D" w:themeColor="text2"/>
          <w:lang w:val="en-GB"/>
        </w:rPr>
      </w:pPr>
      <w:r w:rsidRPr="00F44385">
        <w:rPr>
          <w:b/>
          <w:color w:val="1F497D" w:themeColor="text2"/>
          <w:lang w:val="en-GB"/>
        </w:rPr>
        <w:t>Task 2.1: Standards</w:t>
      </w:r>
    </w:p>
    <w:p w14:paraId="25A9046A" w14:textId="77777777" w:rsidR="00C31674" w:rsidRPr="00C31674" w:rsidRDefault="004C3A8E" w:rsidP="00C31674">
      <w:pPr>
        <w:widowControl w:val="0"/>
        <w:autoSpaceDE w:val="0"/>
        <w:autoSpaceDN w:val="0"/>
        <w:adjustRightInd w:val="0"/>
        <w:spacing w:after="6"/>
        <w:jc w:val="both"/>
        <w:rPr>
          <w:rFonts w:cs="Arial"/>
          <w:lang w:val="en-GB"/>
        </w:rPr>
      </w:pPr>
      <w:r w:rsidRPr="00DA36AB">
        <w:rPr>
          <w:rFonts w:cs="Arial"/>
          <w:lang w:val="en-GB"/>
        </w:rPr>
        <w:t>The BonaRes Centre, represented by the BGR,</w:t>
      </w:r>
      <w:r w:rsidRPr="00C31674">
        <w:rPr>
          <w:rFonts w:cs="Arial"/>
          <w:lang w:val="en-GB"/>
        </w:rPr>
        <w:t xml:space="preserve"> participates in national and international standardization activities in the field of soil description, classification and data (exchange) formats. The BGR staff is member of the working group of the Technical Committee “Soil Quality” of the International Standardization Organization (ISO TC190) developing and refining international standards for “Field soil description” (ISO 25177) and “Digital exchange of soil-related data” (ISO 28258).</w:t>
      </w:r>
      <w:r w:rsidR="009577EB" w:rsidRPr="00C31674">
        <w:rPr>
          <w:rFonts w:cs="Arial"/>
          <w:lang w:val="en-GB"/>
        </w:rPr>
        <w:t xml:space="preserve"> In May 2018 the first ISO/TC190/WG2 meeting took place in Paris: Correction of technical issues (especially in regard to the data model) of EN ISO 28258 Soil Quality - Digital Exchange of Soil-Related Data resulted in an Amendment of the International Standard (Project leader: E. Eberhardt) and to launch the publication of the current </w:t>
      </w:r>
      <w:commentRangeStart w:id="3"/>
      <w:commentRangeStart w:id="4"/>
      <w:r w:rsidR="009577EB" w:rsidRPr="00C31674">
        <w:rPr>
          <w:rFonts w:cs="Arial"/>
          <w:lang w:val="en-GB"/>
        </w:rPr>
        <w:t>version</w:t>
      </w:r>
      <w:commentRangeEnd w:id="3"/>
      <w:r w:rsidR="00C31674" w:rsidRPr="00C31674">
        <w:rPr>
          <w:rFonts w:cs="Arial"/>
          <w:lang w:val="en-GB"/>
        </w:rPr>
        <w:commentReference w:id="3"/>
      </w:r>
      <w:commentRangeEnd w:id="4"/>
      <w:r w:rsidR="00BC3A74">
        <w:rPr>
          <w:rStyle w:val="Kommentarzeichen"/>
        </w:rPr>
        <w:commentReference w:id="4"/>
      </w:r>
      <w:r w:rsidR="00C31674" w:rsidRPr="00C31674">
        <w:rPr>
          <w:rFonts w:cs="Arial"/>
          <w:lang w:val="en-GB"/>
        </w:rPr>
        <w:t>.</w:t>
      </w:r>
    </w:p>
    <w:p w14:paraId="766D78A1" w14:textId="00C91C6A" w:rsidR="00C31674" w:rsidRPr="00C31674" w:rsidRDefault="00C31674" w:rsidP="00C31674">
      <w:pPr>
        <w:widowControl w:val="0"/>
        <w:autoSpaceDE w:val="0"/>
        <w:autoSpaceDN w:val="0"/>
        <w:adjustRightInd w:val="0"/>
        <w:spacing w:after="6"/>
        <w:jc w:val="both"/>
        <w:rPr>
          <w:rFonts w:cs="Arial"/>
          <w:lang w:val="en-GB"/>
        </w:rPr>
      </w:pPr>
      <w:r w:rsidRPr="00C31674">
        <w:rPr>
          <w:rFonts w:cs="Arial"/>
          <w:lang w:val="en-GB"/>
        </w:rPr>
        <w:t>At the national level, the BGR is strongly involved in the revision of the German Soil Survey Guideline, the most common standard for soil description and classification in Germany. Results from the update of the guidelines will influence the development of the BonaRes soil data structure.</w:t>
      </w:r>
    </w:p>
    <w:p w14:paraId="5418D7A2" w14:textId="77777777" w:rsidR="009470EE" w:rsidRDefault="009470EE" w:rsidP="009470EE">
      <w:pPr>
        <w:spacing w:after="0"/>
        <w:jc w:val="both"/>
        <w:rPr>
          <w:lang w:val="en-US"/>
        </w:rPr>
      </w:pPr>
      <w:r>
        <w:rPr>
          <w:lang w:val="en-GB"/>
        </w:rPr>
        <w:t xml:space="preserve">Due to numerous external queries, the report “Overview of relevant standards for the BonaRes-Program” was published in September 2017 (DOI: </w:t>
      </w:r>
      <w:r>
        <w:rPr>
          <w:lang w:val="en-US"/>
        </w:rPr>
        <w:t xml:space="preserve">10.20387/BonaRes-FK84-PCR9). This overview is a “living document” and it was </w:t>
      </w:r>
      <w:r>
        <w:rPr>
          <w:lang w:val="en-GB"/>
        </w:rPr>
        <w:t>continuously updated and extended (recently some 600 standards) during the reporting period. Updates were made in close cooperation with Module-A projects and t</w:t>
      </w:r>
      <w:r>
        <w:rPr>
          <w:lang w:val="en-US"/>
        </w:rPr>
        <w:t xml:space="preserve">he Data Centre was always able to inform and give access to recommended laboratory methods, field books, code lists, licenses, vocabularies and other standards in soil- and agricultural science and data management. A new </w:t>
      </w:r>
      <w:commentRangeStart w:id="5"/>
      <w:r>
        <w:rPr>
          <w:lang w:val="en-US"/>
        </w:rPr>
        <w:t>DOI version</w:t>
      </w:r>
      <w:commentRangeEnd w:id="5"/>
      <w:r w:rsidR="006373B1">
        <w:rPr>
          <w:rStyle w:val="Kommentarzeichen"/>
        </w:rPr>
        <w:commentReference w:id="5"/>
      </w:r>
      <w:r>
        <w:rPr>
          <w:lang w:val="en-US"/>
        </w:rPr>
        <w:t xml:space="preserve"> was prepared at the end of the reporting period.</w:t>
      </w:r>
    </w:p>
    <w:p w14:paraId="5815541E" w14:textId="77777777" w:rsidR="009470EE" w:rsidRDefault="009470EE" w:rsidP="009470EE">
      <w:pPr>
        <w:spacing w:after="0"/>
        <w:jc w:val="both"/>
        <w:rPr>
          <w:lang w:val="en-US"/>
        </w:rPr>
      </w:pPr>
      <w:r>
        <w:rPr>
          <w:lang w:val="en-US"/>
        </w:rPr>
        <w:t xml:space="preserve">It is aimed to provide interoperability with other national and international data repositories and accessibility and re-usability of research data from the very beginning. To fulfill this central premise, established and accessible standards are strongly recommended for data acquisition, -management and -provision. In this sense, the standard metadata concepts of INSPIRE and </w:t>
      </w:r>
      <w:proofErr w:type="spellStart"/>
      <w:r>
        <w:rPr>
          <w:lang w:val="en-US"/>
        </w:rPr>
        <w:t>DataCite</w:t>
      </w:r>
      <w:proofErr w:type="spellEnd"/>
      <w:r>
        <w:rPr>
          <w:lang w:val="en-US"/>
        </w:rPr>
        <w:t xml:space="preserve"> were used to set-up of the BonaRes Metadata Schema (see Task 2.3). </w:t>
      </w:r>
    </w:p>
    <w:p w14:paraId="4548DCD0" w14:textId="7BF7E36C" w:rsidR="009470EE" w:rsidRDefault="009470EE" w:rsidP="009470EE">
      <w:pPr>
        <w:spacing w:after="0"/>
        <w:jc w:val="both"/>
        <w:rPr>
          <w:lang w:val="en-US"/>
        </w:rPr>
      </w:pPr>
      <w:r>
        <w:rPr>
          <w:lang w:val="en-US"/>
        </w:rPr>
        <w:t xml:space="preserve">Metadata schema and other used standards for the data life stages were presented (oral and posters) and discussed with experts in the fields of soil, agriculture, long-term field experiments and research data management during various national and international conferences i.e. the </w:t>
      </w:r>
      <w:ins w:id="6" w:author="test" w:date="2018-08-27T07:34:00Z">
        <w:r w:rsidR="007B48DB">
          <w:rPr>
            <w:lang w:val="en-US"/>
          </w:rPr>
          <w:t>bia</w:t>
        </w:r>
      </w:ins>
      <w:del w:id="7" w:author="test" w:date="2018-08-27T07:34:00Z">
        <w:r w:rsidDel="007B48DB">
          <w:rPr>
            <w:lang w:val="en-US"/>
          </w:rPr>
          <w:delText>A</w:delText>
        </w:r>
      </w:del>
      <w:r>
        <w:rPr>
          <w:lang w:val="en-US"/>
        </w:rPr>
        <w:t xml:space="preserve">nnual Meeting of the German Soil Science Society </w:t>
      </w:r>
      <w:proofErr w:type="spellStart"/>
      <w:r>
        <w:rPr>
          <w:lang w:val="en-US"/>
        </w:rPr>
        <w:t>Göttingen</w:t>
      </w:r>
      <w:proofErr w:type="spellEnd"/>
      <w:r>
        <w:rPr>
          <w:lang w:val="en-US"/>
        </w:rPr>
        <w:t xml:space="preserve"> (Sep 2017), Linked Open Data in Agriculture Berlin (Sep 2017), BonaRes Conference Berlin (Feb 2018), RDA Plenary Meeting and IGAD pre-meeting Berlin (March 2018), General Assembly of the European Geoscience Union Vienna (Apr 2018), and The Future of Long-Term Experiments in Agricultural Science, </w:t>
      </w:r>
      <w:proofErr w:type="spellStart"/>
      <w:r>
        <w:rPr>
          <w:lang w:val="en-US"/>
        </w:rPr>
        <w:t>Rothamsted</w:t>
      </w:r>
      <w:proofErr w:type="spellEnd"/>
      <w:r>
        <w:rPr>
          <w:lang w:val="en-US"/>
        </w:rPr>
        <w:t xml:space="preserve"> Research (May 2018).</w:t>
      </w:r>
    </w:p>
    <w:p w14:paraId="174BF035" w14:textId="77777777" w:rsidR="009470EE" w:rsidRDefault="009470EE" w:rsidP="009470EE">
      <w:pPr>
        <w:spacing w:after="0"/>
        <w:jc w:val="both"/>
        <w:rPr>
          <w:lang w:val="en-US"/>
        </w:rPr>
      </w:pPr>
      <w:r>
        <w:rPr>
          <w:lang w:val="en-US"/>
        </w:rPr>
        <w:t xml:space="preserve">The BonaRes Data Centre is the contact partner for the Module-A-project for all questions during all research data stages from data acquisition to data provision for external user. From spring 2018 on code lists were compiled and kept current for plant varieties, crop types and agricultural machineries. Unique codes for plant varieties (compiled by the German Federal Plant Variety Office) are downloaded automatically once per months from the open data portal </w:t>
      </w:r>
      <w:proofErr w:type="spellStart"/>
      <w:r>
        <w:rPr>
          <w:i/>
          <w:lang w:val="en-US"/>
        </w:rPr>
        <w:t>govdata</w:t>
      </w:r>
      <w:proofErr w:type="spellEnd"/>
      <w:r>
        <w:rPr>
          <w:lang w:val="en-US"/>
        </w:rPr>
        <w:t xml:space="preserve">. Codes for crop types are provided by the FAO (Indicative Crop </w:t>
      </w:r>
      <w:proofErr w:type="spellStart"/>
      <w:r>
        <w:rPr>
          <w:lang w:val="en-US"/>
        </w:rPr>
        <w:t>Classificaton</w:t>
      </w:r>
      <w:proofErr w:type="spellEnd"/>
      <w:r>
        <w:rPr>
          <w:lang w:val="en-US"/>
        </w:rPr>
        <w:t xml:space="preserve">, ICC) and machineries are classified and encoded by the German </w:t>
      </w:r>
      <w:proofErr w:type="spellStart"/>
      <w:r>
        <w:rPr>
          <w:lang w:val="en-US"/>
        </w:rPr>
        <w:t>Kuratorium</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Technik</w:t>
      </w:r>
      <w:proofErr w:type="spellEnd"/>
      <w:r>
        <w:rPr>
          <w:lang w:val="en-US"/>
        </w:rPr>
        <w:t xml:space="preserve"> und </w:t>
      </w:r>
      <w:proofErr w:type="spellStart"/>
      <w:r>
        <w:rPr>
          <w:lang w:val="en-US"/>
        </w:rPr>
        <w:t>Bauwesen</w:t>
      </w:r>
      <w:proofErr w:type="spellEnd"/>
      <w:r>
        <w:rPr>
          <w:lang w:val="en-US"/>
        </w:rPr>
        <w:t xml:space="preserve"> in der </w:t>
      </w:r>
      <w:proofErr w:type="spellStart"/>
      <w:r>
        <w:rPr>
          <w:lang w:val="en-US"/>
        </w:rPr>
        <w:t>Landwirtschaft</w:t>
      </w:r>
      <w:proofErr w:type="spellEnd"/>
      <w:r>
        <w:rPr>
          <w:lang w:val="en-US"/>
        </w:rPr>
        <w:t>, KTBL).</w:t>
      </w:r>
    </w:p>
    <w:p w14:paraId="574AD028" w14:textId="77777777" w:rsidR="009470EE" w:rsidRDefault="009470EE" w:rsidP="009470EE">
      <w:pPr>
        <w:spacing w:after="0"/>
        <w:jc w:val="both"/>
        <w:rPr>
          <w:lang w:val="en-US"/>
        </w:rPr>
      </w:pPr>
      <w:r>
        <w:rPr>
          <w:lang w:val="en-US"/>
        </w:rPr>
        <w:t xml:space="preserve">In August 2017 the first international network activity to the national soil data repository in Russia took place. In two video conferences with colleagues from the platform Soil-Geographic Data Base, Moscow </w:t>
      </w:r>
      <w:proofErr w:type="spellStart"/>
      <w:r>
        <w:rPr>
          <w:lang w:val="en-US"/>
        </w:rPr>
        <w:t>Lomonosov</w:t>
      </w:r>
      <w:proofErr w:type="spellEnd"/>
      <w:r>
        <w:rPr>
          <w:lang w:val="en-US"/>
        </w:rPr>
        <w:t xml:space="preserve"> State University, preconditions and possibilities of metadata cross-harvesting were discussed. In September the results of this progress were summarized in a chapter of the book “Novel Methods and Results of Landscape Research in Europe, Central Asia and Siberia” (Hoffmann et al. in press).</w:t>
      </w:r>
    </w:p>
    <w:p w14:paraId="6C20837E" w14:textId="77777777" w:rsidR="009470EE" w:rsidRDefault="009470EE" w:rsidP="009470EE">
      <w:pPr>
        <w:spacing w:after="0"/>
        <w:jc w:val="both"/>
        <w:rPr>
          <w:lang w:val="en-US"/>
        </w:rPr>
      </w:pPr>
      <w:r>
        <w:rPr>
          <w:lang w:val="en-US"/>
        </w:rPr>
        <w:t xml:space="preserve">In 2018 contacts and networking to colleagues in </w:t>
      </w:r>
      <w:proofErr w:type="spellStart"/>
      <w:r>
        <w:rPr>
          <w:lang w:val="en-US"/>
        </w:rPr>
        <w:t>Rothamsted</w:t>
      </w:r>
      <w:proofErr w:type="spellEnd"/>
      <w:r>
        <w:rPr>
          <w:lang w:val="en-US"/>
        </w:rPr>
        <w:t xml:space="preserve"> were established and extended by workshops (RDA Plenary Meeting and </w:t>
      </w:r>
      <w:proofErr w:type="spellStart"/>
      <w:r>
        <w:rPr>
          <w:lang w:val="en-US"/>
        </w:rPr>
        <w:t>Rothamsted</w:t>
      </w:r>
      <w:proofErr w:type="spellEnd"/>
      <w:r>
        <w:rPr>
          <w:lang w:val="en-US"/>
        </w:rPr>
        <w:t xml:space="preserve"> conference) and individual working group visits. Cornerstones for a future cooperation were prepared according to international standardizations in (meta</w:t>
      </w:r>
      <w:proofErr w:type="gramStart"/>
      <w:r>
        <w:rPr>
          <w:lang w:val="en-US"/>
        </w:rPr>
        <w:t>)data</w:t>
      </w:r>
      <w:proofErr w:type="gramEnd"/>
      <w:r>
        <w:rPr>
          <w:lang w:val="en-US"/>
        </w:rPr>
        <w:t xml:space="preserve"> collection and data storage from long-term field experiments (LTFE) within relational data bases. A closer collaboration in the global LTFE network GLTEN was agreed.</w:t>
      </w:r>
    </w:p>
    <w:p w14:paraId="3EE1B2DA" w14:textId="77777777" w:rsidR="008A6074" w:rsidRDefault="009470EE" w:rsidP="008A6074">
      <w:pPr>
        <w:spacing w:after="6"/>
        <w:jc w:val="both"/>
        <w:rPr>
          <w:lang w:val="en-US"/>
        </w:rPr>
      </w:pPr>
      <w:r>
        <w:rPr>
          <w:lang w:val="en-US"/>
        </w:rPr>
        <w:t xml:space="preserve">In the second project phase the extension and improvement of the FAO thesaurus </w:t>
      </w:r>
      <w:proofErr w:type="spellStart"/>
      <w:r>
        <w:rPr>
          <w:lang w:val="en-US"/>
        </w:rPr>
        <w:t>Agrovoc</w:t>
      </w:r>
      <w:proofErr w:type="spellEnd"/>
      <w:r>
        <w:rPr>
          <w:lang w:val="en-US"/>
        </w:rPr>
        <w:t xml:space="preserve"> is planned as collaboration of WP2 and WP3 with the international FAO </w:t>
      </w:r>
      <w:proofErr w:type="spellStart"/>
      <w:r>
        <w:rPr>
          <w:lang w:val="en-US"/>
        </w:rPr>
        <w:t>Agrovoc</w:t>
      </w:r>
      <w:proofErr w:type="spellEnd"/>
      <w:r>
        <w:rPr>
          <w:lang w:val="en-US"/>
        </w:rPr>
        <w:t xml:space="preserve"> team. In June 2018 staff member of both work packages attended to the </w:t>
      </w:r>
      <w:proofErr w:type="spellStart"/>
      <w:r>
        <w:rPr>
          <w:lang w:val="en-US"/>
        </w:rPr>
        <w:t>Agrovoc</w:t>
      </w:r>
      <w:proofErr w:type="spellEnd"/>
      <w:r>
        <w:rPr>
          <w:lang w:val="en-US"/>
        </w:rPr>
        <w:t xml:space="preserve"> Editors Meeting to introduce to structures and plans and to learn and understand workflows of editing.</w:t>
      </w:r>
      <w:r w:rsidR="008A6074" w:rsidRPr="008A6074">
        <w:rPr>
          <w:lang w:val="en-US"/>
        </w:rPr>
        <w:t xml:space="preserve"> </w:t>
      </w:r>
    </w:p>
    <w:p w14:paraId="3B967E43" w14:textId="77777777" w:rsidR="009470EE" w:rsidRPr="00500C35" w:rsidRDefault="009470EE" w:rsidP="00D876D0">
      <w:pPr>
        <w:autoSpaceDE w:val="0"/>
        <w:autoSpaceDN w:val="0"/>
        <w:adjustRightInd w:val="0"/>
        <w:spacing w:after="0"/>
        <w:jc w:val="both"/>
        <w:rPr>
          <w:rFonts w:cs="Arial"/>
          <w:b/>
          <w:bCs/>
          <w:color w:val="1F497D" w:themeColor="text2"/>
          <w:lang w:val="en-US"/>
        </w:rPr>
      </w:pPr>
    </w:p>
    <w:p w14:paraId="58246B34" w14:textId="77777777" w:rsidR="00D876D0" w:rsidRDefault="00D876D0" w:rsidP="00D876D0">
      <w:pPr>
        <w:autoSpaceDE w:val="0"/>
        <w:autoSpaceDN w:val="0"/>
        <w:adjustRightInd w:val="0"/>
        <w:spacing w:after="0"/>
        <w:jc w:val="both"/>
        <w:rPr>
          <w:b/>
          <w:color w:val="1F497D" w:themeColor="text2"/>
          <w:lang w:val="en-GB"/>
        </w:rPr>
      </w:pPr>
      <w:r w:rsidRPr="00F44385">
        <w:rPr>
          <w:b/>
          <w:color w:val="1F497D" w:themeColor="text2"/>
          <w:lang w:val="en-GB"/>
        </w:rPr>
        <w:t>Task 2.2: Data Acquisition</w:t>
      </w:r>
    </w:p>
    <w:p w14:paraId="49042306" w14:textId="77777777" w:rsidR="009470EE" w:rsidRDefault="009470EE" w:rsidP="009470EE">
      <w:pPr>
        <w:autoSpaceDE w:val="0"/>
        <w:autoSpaceDN w:val="0"/>
        <w:adjustRightInd w:val="0"/>
        <w:spacing w:after="0"/>
        <w:jc w:val="both"/>
        <w:rPr>
          <w:lang w:val="en"/>
        </w:rPr>
      </w:pPr>
      <w:r w:rsidRPr="007B31C4">
        <w:rPr>
          <w:lang w:val="en-US"/>
        </w:rPr>
        <w:t xml:space="preserve">With the release of the metadata editor in 2017, the organization and implementation of two data workshops with the module </w:t>
      </w:r>
      <w:proofErr w:type="gramStart"/>
      <w:r w:rsidRPr="007B31C4">
        <w:rPr>
          <w:lang w:val="en-US"/>
        </w:rPr>
        <w:t>A</w:t>
      </w:r>
      <w:proofErr w:type="gramEnd"/>
      <w:r w:rsidRPr="007B31C4">
        <w:rPr>
          <w:lang w:val="en-US"/>
        </w:rPr>
        <w:t xml:space="preserve"> projects took place. During the one-day workshops, the data transfer workflow to the data center was elucidated and the use of the metadata editor was explained in detail accompanied with practical exercises. The participants were given the opportunity to describe their own data with metadata. There were many opportunities for discussion at these events. The data center is taking suggestions for improving its service as far as possible. In preparation for the data workshops (11.7. Berlin and 7.9. In </w:t>
      </w:r>
      <w:proofErr w:type="spellStart"/>
      <w:r w:rsidRPr="007B31C4">
        <w:rPr>
          <w:lang w:val="en-US"/>
        </w:rPr>
        <w:t>Göttingen</w:t>
      </w:r>
      <w:proofErr w:type="spellEnd"/>
      <w:r w:rsidRPr="007B31C4">
        <w:rPr>
          <w:lang w:val="en-US"/>
        </w:rPr>
        <w:t>), the participants of nine module A projects handed over research</w:t>
      </w:r>
      <w:r>
        <w:rPr>
          <w:lang w:val="en"/>
        </w:rPr>
        <w:t xml:space="preserve"> data to the data center. These data form the basis of the BonaRes database. Due to several reasons (e.g. new employees, completed sampling, sufficient capacity) it became necessary to organize a 3</w:t>
      </w:r>
      <w:r>
        <w:rPr>
          <w:vertAlign w:val="superscript"/>
          <w:lang w:val="en"/>
        </w:rPr>
        <w:t>rd</w:t>
      </w:r>
      <w:r>
        <w:rPr>
          <w:lang w:val="en"/>
        </w:rPr>
        <w:t xml:space="preserve"> data workshop in Müncheberg (1.3.2018) while there are already pre-registrations and expressions of interest for another workshop, which will take place in autumn 2018.</w:t>
      </w:r>
    </w:p>
    <w:p w14:paraId="4E05EA5B" w14:textId="5B911666" w:rsidR="008A6074" w:rsidRPr="008A6074" w:rsidRDefault="009470EE" w:rsidP="009470EE">
      <w:pPr>
        <w:autoSpaceDE w:val="0"/>
        <w:autoSpaceDN w:val="0"/>
        <w:adjustRightInd w:val="0"/>
        <w:spacing w:after="0"/>
        <w:jc w:val="both"/>
        <w:rPr>
          <w:lang w:val="en-US"/>
        </w:rPr>
      </w:pPr>
      <w:r>
        <w:rPr>
          <w:lang w:val="en"/>
        </w:rPr>
        <w:t xml:space="preserve">By the </w:t>
      </w:r>
      <w:r w:rsidR="002F4931">
        <w:rPr>
          <w:lang w:val="en"/>
        </w:rPr>
        <w:t>end of the reporting period, 153</w:t>
      </w:r>
      <w:r>
        <w:rPr>
          <w:lang w:val="en"/>
        </w:rPr>
        <w:t xml:space="preserve"> records are under processing </w:t>
      </w:r>
      <w:r w:rsidR="00A04ACE">
        <w:rPr>
          <w:lang w:val="en"/>
        </w:rPr>
        <w:t xml:space="preserve">at the data centre. </w:t>
      </w:r>
      <w:r>
        <w:rPr>
          <w:lang w:val="en"/>
        </w:rPr>
        <w:t>Of the 153 datasets, 118 come from the A projects, 3 from the BonaRes Centre, 31 from LTFE and one fr</w:t>
      </w:r>
      <w:r w:rsidR="00EC4BC3">
        <w:rPr>
          <w:lang w:val="en"/>
        </w:rPr>
        <w:t xml:space="preserve">om an external research project. </w:t>
      </w:r>
      <w:r>
        <w:rPr>
          <w:lang w:val="en"/>
        </w:rPr>
        <w:t>The</w:t>
      </w:r>
      <w:r w:rsidR="002F4931">
        <w:rPr>
          <w:lang w:val="en"/>
        </w:rPr>
        <w:t xml:space="preserve"> claim of the data centre</w:t>
      </w:r>
      <w:r>
        <w:rPr>
          <w:lang w:val="en"/>
        </w:rPr>
        <w:t xml:space="preserve"> is to provide descriptive metadata for all research data. These are typically provided immediately after a quality assurance review process, as research data is embargoed. </w:t>
      </w:r>
      <w:r w:rsidR="00A04ACE">
        <w:rPr>
          <w:lang w:val="en"/>
        </w:rPr>
        <w:t xml:space="preserve">In order to make the entry of the metadata particularly user-friendly, some metadata is already created by the data centre after the acceptance of the research data and sent to the </w:t>
      </w:r>
      <w:commentRangeStart w:id="8"/>
      <w:r w:rsidR="00A04ACE">
        <w:rPr>
          <w:lang w:val="en"/>
        </w:rPr>
        <w:t>authors</w:t>
      </w:r>
      <w:commentRangeEnd w:id="8"/>
      <w:r w:rsidR="00331297">
        <w:rPr>
          <w:rStyle w:val="Kommentarzeichen"/>
        </w:rPr>
        <w:commentReference w:id="8"/>
      </w:r>
      <w:r w:rsidR="00A04ACE">
        <w:rPr>
          <w:lang w:val="en"/>
        </w:rPr>
        <w:t xml:space="preserve">. </w:t>
      </w:r>
      <w:r w:rsidR="00A04ACE">
        <w:rPr>
          <w:lang w:val="en-US"/>
        </w:rPr>
        <w:t>The tools</w:t>
      </w:r>
      <w:r w:rsidR="00A04ACE" w:rsidRPr="00F91D9D">
        <w:rPr>
          <w:lang w:val="en-US"/>
        </w:rPr>
        <w:t xml:space="preserve"> for data harmonization and quality assurance</w:t>
      </w:r>
      <w:r w:rsidR="00A04ACE">
        <w:rPr>
          <w:lang w:val="en-US"/>
        </w:rPr>
        <w:t>, developed by BGR, will be integrated in the quality assuran</w:t>
      </w:r>
      <w:r w:rsidR="0072750C">
        <w:rPr>
          <w:lang w:val="en-US"/>
        </w:rPr>
        <w:t>ce review workflow</w:t>
      </w:r>
      <w:r w:rsidR="00A04ACE">
        <w:rPr>
          <w:lang w:val="en-US"/>
        </w:rPr>
        <w:t xml:space="preserve"> in the next phase.</w:t>
      </w:r>
      <w:r w:rsidR="00A04ACE" w:rsidRPr="00F91D9D">
        <w:rPr>
          <w:lang w:val="en-US"/>
        </w:rPr>
        <w:t xml:space="preserve"> </w:t>
      </w:r>
      <w:r w:rsidR="00A04ACE">
        <w:rPr>
          <w:lang w:val="en-US"/>
        </w:rPr>
        <w:t>T</w:t>
      </w:r>
      <w:r w:rsidR="00A04ACE" w:rsidRPr="00A04ACE">
        <w:rPr>
          <w:lang w:val="en-US"/>
        </w:rPr>
        <w:t>he Conformity key has been enhanced to run also in 64 bit Office environments; the new version will</w:t>
      </w:r>
      <w:r w:rsidR="00A04ACE">
        <w:rPr>
          <w:lang w:val="en-US"/>
        </w:rPr>
        <w:t xml:space="preserve"> be published in September 2018.</w:t>
      </w:r>
    </w:p>
    <w:p w14:paraId="5DB1B25F" w14:textId="77777777" w:rsidR="001918BA" w:rsidRPr="00FE3DDC" w:rsidRDefault="001918BA" w:rsidP="00FE3DDC">
      <w:pPr>
        <w:autoSpaceDE w:val="0"/>
        <w:autoSpaceDN w:val="0"/>
        <w:adjustRightInd w:val="0"/>
        <w:spacing w:after="0"/>
        <w:jc w:val="both"/>
        <w:rPr>
          <w:lang w:val="en"/>
        </w:rPr>
      </w:pPr>
      <w:r w:rsidRPr="00FE3DDC">
        <w:rPr>
          <w:lang w:val="en"/>
        </w:rPr>
        <w:t>We have compiled an overview of long-term field experiments in Germany that is based on a literature review, the results of the online survey and direct contacts with LTFE operators. Information about research topic, contact person, website, experimental setup and analyzed parameters has been collected. With this database, we have set up a GIS-based web-information system about LTFEs in Germany. Various aspects of the long-term field experiments like duration, kind of experiment or data about soil functions, are presented in thematic maps. With this interactive application, users can obtain all available information for each site. The database has been improved together with the LTFE operators as part of the community building activities of the BonaRes Centre. The inventory of long-term field experiments in Germany was continued. Further information on climate, soil or cultivation areas were collected and will be added in the overview map of LTFEs soon.</w:t>
      </w:r>
    </w:p>
    <w:p w14:paraId="0514E0E0" w14:textId="77777777" w:rsidR="001918BA" w:rsidRPr="00FE3DDC" w:rsidRDefault="001918BA" w:rsidP="00FE3DDC">
      <w:pPr>
        <w:autoSpaceDE w:val="0"/>
        <w:autoSpaceDN w:val="0"/>
        <w:adjustRightInd w:val="0"/>
        <w:spacing w:after="0"/>
        <w:jc w:val="both"/>
        <w:rPr>
          <w:lang w:val="en"/>
        </w:rPr>
      </w:pPr>
      <w:r w:rsidRPr="00FE3DDC">
        <w:rPr>
          <w:lang w:val="en"/>
        </w:rPr>
        <w:t xml:space="preserve">One result of the workshop in 2017 in Berlin was that there is a need to better integrate LTFE operators with their expertise in agronomy and carrying out field experiments into the BonaRes activities so that they perceive BonaRes as a joint effort and beneficial also for their experiments. This is also due to the fact that far less LTFE operators are partners in the BonaRes projects than initially foreseen. As a solution we proposed a new position for scientific networking of LTFE operators for the second funding phase of the BonaRes Centre. With Prof. B. Honermeier as the head of this new position and as a new partner of the BonaRes Centre there was close cooperation for the implementation of this position. The next BonaRes LTFE workshop in </w:t>
      </w:r>
      <w:proofErr w:type="gramStart"/>
      <w:r w:rsidRPr="00FE3DDC">
        <w:rPr>
          <w:lang w:val="en"/>
        </w:rPr>
        <w:t>Spring</w:t>
      </w:r>
      <w:proofErr w:type="gramEnd"/>
      <w:r w:rsidRPr="00FE3DDC">
        <w:rPr>
          <w:lang w:val="en"/>
        </w:rPr>
        <w:t xml:space="preserve"> 2019 will be held at University of Giessen together with the IOSDV/ILTE-conference.</w:t>
      </w:r>
    </w:p>
    <w:p w14:paraId="0D03963E" w14:textId="664E4628" w:rsidR="001918BA" w:rsidRPr="00FE3DDC" w:rsidRDefault="001918BA" w:rsidP="00FE3DDC">
      <w:pPr>
        <w:autoSpaceDE w:val="0"/>
        <w:autoSpaceDN w:val="0"/>
        <w:adjustRightInd w:val="0"/>
        <w:spacing w:after="0"/>
        <w:jc w:val="both"/>
        <w:rPr>
          <w:lang w:val="en"/>
        </w:rPr>
      </w:pPr>
      <w:r w:rsidRPr="00FE3DDC">
        <w:rPr>
          <w:lang w:val="en"/>
        </w:rPr>
        <w:t xml:space="preserve">The LTFE networking made progress through the attendance of different conferences, meetings and personal communications. International networking could be initiated through the attendance of the </w:t>
      </w:r>
      <w:proofErr w:type="spellStart"/>
      <w:r w:rsidRPr="00FE3DDC">
        <w:rPr>
          <w:lang w:val="en"/>
        </w:rPr>
        <w:t>Rothamsted</w:t>
      </w:r>
      <w:proofErr w:type="spellEnd"/>
      <w:r w:rsidRPr="00FE3DDC">
        <w:rPr>
          <w:lang w:val="en"/>
        </w:rPr>
        <w:t xml:space="preserve"> Conference “The Future of Long-Term Experiments in Agricultural Science”. On a return visit from </w:t>
      </w:r>
      <w:proofErr w:type="spellStart"/>
      <w:r w:rsidRPr="00FE3DDC">
        <w:rPr>
          <w:lang w:val="en"/>
        </w:rPr>
        <w:t>Rothamsted</w:t>
      </w:r>
      <w:proofErr w:type="spellEnd"/>
      <w:r w:rsidRPr="00FE3DDC">
        <w:rPr>
          <w:lang w:val="en"/>
        </w:rPr>
        <w:t xml:space="preserve"> scientists a small </w:t>
      </w:r>
      <w:r w:rsidR="0072750C">
        <w:rPr>
          <w:lang w:val="en"/>
        </w:rPr>
        <w:t>workshop was held at ZALF in Mü</w:t>
      </w:r>
      <w:r w:rsidRPr="00FE3DDC">
        <w:rPr>
          <w:lang w:val="en"/>
        </w:rPr>
        <w:t xml:space="preserve">ncheberg. The </w:t>
      </w:r>
      <w:proofErr w:type="spellStart"/>
      <w:r w:rsidRPr="00FE3DDC">
        <w:rPr>
          <w:lang w:val="en"/>
        </w:rPr>
        <w:t>Rothamsted</w:t>
      </w:r>
      <w:proofErr w:type="spellEnd"/>
      <w:r w:rsidRPr="00FE3DDC">
        <w:rPr>
          <w:lang w:val="en"/>
        </w:rPr>
        <w:t xml:space="preserve"> Scientists evinced interest to attend the BonaRes LTFE workshop in spring 2019.</w:t>
      </w:r>
    </w:p>
    <w:p w14:paraId="5DA78A16" w14:textId="77777777" w:rsidR="001918BA" w:rsidRPr="00FE3DDC" w:rsidRDefault="001918BA" w:rsidP="00FE3DDC">
      <w:pPr>
        <w:autoSpaceDE w:val="0"/>
        <w:autoSpaceDN w:val="0"/>
        <w:adjustRightInd w:val="0"/>
        <w:spacing w:after="0"/>
        <w:jc w:val="both"/>
        <w:rPr>
          <w:lang w:val="en"/>
        </w:rPr>
      </w:pPr>
      <w:r w:rsidRPr="00FE3DDC">
        <w:rPr>
          <w:lang w:val="en"/>
        </w:rPr>
        <w:t xml:space="preserve">Due to contacts established at the </w:t>
      </w:r>
      <w:proofErr w:type="spellStart"/>
      <w:r w:rsidRPr="00FE3DDC">
        <w:rPr>
          <w:lang w:val="en"/>
        </w:rPr>
        <w:t>Rothamsted</w:t>
      </w:r>
      <w:proofErr w:type="spellEnd"/>
      <w:r w:rsidRPr="00FE3DDC">
        <w:rPr>
          <w:lang w:val="en"/>
        </w:rPr>
        <w:t xml:space="preserve"> Conference (e.g. with a PI from IITA in Africa) and an overall interest from foreign LTFE holders to show their LTFE on the BonaRes LTFE overview map, the fact sheet for LTFE was revised, translated into English and extended. It shall be published via the BonaRes series soon.</w:t>
      </w:r>
    </w:p>
    <w:p w14:paraId="235D8DCC" w14:textId="75BE6CEA" w:rsidR="001918BA" w:rsidRPr="00D9776F" w:rsidRDefault="00D9776F" w:rsidP="00D9776F">
      <w:pPr>
        <w:autoSpaceDE w:val="0"/>
        <w:autoSpaceDN w:val="0"/>
        <w:adjustRightInd w:val="0"/>
        <w:spacing w:after="0"/>
        <w:jc w:val="both"/>
        <w:rPr>
          <w:lang w:val="en"/>
        </w:rPr>
      </w:pPr>
      <w:r>
        <w:rPr>
          <w:lang w:val="en"/>
        </w:rPr>
        <w:t>The provision of LTFE</w:t>
      </w:r>
      <w:r w:rsidR="001918BA" w:rsidRPr="00FE3DDC">
        <w:rPr>
          <w:lang w:val="en"/>
        </w:rPr>
        <w:t xml:space="preserve"> data started in the first funding phase. </w:t>
      </w:r>
      <w:proofErr w:type="spellStart"/>
      <w:r w:rsidR="001918BA" w:rsidRPr="0072750C">
        <w:t>Contracts</w:t>
      </w:r>
      <w:proofErr w:type="spellEnd"/>
      <w:r w:rsidR="001918BA" w:rsidRPr="0072750C">
        <w:t xml:space="preserve"> </w:t>
      </w:r>
      <w:proofErr w:type="spellStart"/>
      <w:r w:rsidR="001918BA" w:rsidRPr="0072750C">
        <w:t>were</w:t>
      </w:r>
      <w:proofErr w:type="spellEnd"/>
      <w:r w:rsidR="001918BA" w:rsidRPr="0072750C">
        <w:t xml:space="preserve"> </w:t>
      </w:r>
      <w:proofErr w:type="spellStart"/>
      <w:r w:rsidR="001918BA" w:rsidRPr="0072750C">
        <w:t>concluded</w:t>
      </w:r>
      <w:proofErr w:type="spellEnd"/>
      <w:r w:rsidR="001918BA" w:rsidRPr="0072750C">
        <w:t xml:space="preserve"> </w:t>
      </w:r>
      <w:proofErr w:type="spellStart"/>
      <w:r w:rsidR="001918BA" w:rsidRPr="0072750C">
        <w:t>as</w:t>
      </w:r>
      <w:proofErr w:type="spellEnd"/>
      <w:r w:rsidR="001918BA" w:rsidRPr="0072750C">
        <w:t xml:space="preserve"> </w:t>
      </w:r>
      <w:proofErr w:type="spellStart"/>
      <w:r w:rsidR="001918BA" w:rsidRPr="0072750C">
        <w:t>follows</w:t>
      </w:r>
      <w:proofErr w:type="spellEnd"/>
      <w:r w:rsidR="001918BA" w:rsidRPr="0072750C">
        <w:t xml:space="preserve">: Dauerdüngungsversuch </w:t>
      </w:r>
      <w:proofErr w:type="spellStart"/>
      <w:r w:rsidR="001918BA" w:rsidRPr="0072750C">
        <w:t>Dikopshof</w:t>
      </w:r>
      <w:proofErr w:type="spellEnd"/>
      <w:r w:rsidR="001918BA" w:rsidRPr="0072750C">
        <w:t xml:space="preserve"> (University of Bonn), Langzeit-Düngungsversuch Darmstadt (Forschungsring e.V.), Hohes Feld- Bodenbearbeitung (University of Göttingen), Garte-Süd-Bodenbearbeitung (</w:t>
      </w:r>
      <w:proofErr w:type="spellStart"/>
      <w:r w:rsidR="001918BA" w:rsidRPr="0072750C">
        <w:t>Reinshof</w:t>
      </w:r>
      <w:proofErr w:type="spellEnd"/>
      <w:r w:rsidR="001918BA" w:rsidRPr="0072750C">
        <w:t xml:space="preserve">, University </w:t>
      </w:r>
      <w:proofErr w:type="spellStart"/>
      <w:r w:rsidR="001918BA" w:rsidRPr="0072750C">
        <w:t>of</w:t>
      </w:r>
      <w:proofErr w:type="spellEnd"/>
      <w:r w:rsidR="001918BA" w:rsidRPr="0072750C">
        <w:t xml:space="preserve"> Göttingen), Phosphordüngungsstrategien (University of Rostock), IOSDV-Versuch Dülmen (YARA). </w:t>
      </w:r>
      <w:r w:rsidR="001918BA" w:rsidRPr="00FE3DDC">
        <w:rPr>
          <w:lang w:val="en"/>
        </w:rPr>
        <w:t>Extensive communication with the trial holders was necessary to transfer the data into the database scheme.</w:t>
      </w:r>
      <w:r w:rsidR="00FE3DDC" w:rsidRPr="00FE3DDC">
        <w:rPr>
          <w:lang w:val="en"/>
        </w:rPr>
        <w:t xml:space="preserve"> </w:t>
      </w:r>
      <w:r w:rsidRPr="00D9776F">
        <w:rPr>
          <w:lang w:val="en"/>
        </w:rPr>
        <w:t xml:space="preserve">Before publication some more quality checks and conversations are necessary. Standards were applied where suitable. </w:t>
      </w:r>
      <w:r w:rsidR="001918BA" w:rsidRPr="00FE3DDC">
        <w:rPr>
          <w:lang w:val="en"/>
        </w:rPr>
        <w:t>Two further contracts (</w:t>
      </w:r>
      <w:proofErr w:type="spellStart"/>
      <w:r w:rsidR="001918BA" w:rsidRPr="00FE3DDC">
        <w:rPr>
          <w:lang w:val="en"/>
        </w:rPr>
        <w:t>Göttinger</w:t>
      </w:r>
      <w:proofErr w:type="spellEnd"/>
      <w:r w:rsidR="001918BA" w:rsidRPr="00FE3DDC">
        <w:rPr>
          <w:lang w:val="en"/>
        </w:rPr>
        <w:t xml:space="preserve"> E-Feld and LTFE in Seehausen) w</w:t>
      </w:r>
      <w:r w:rsidR="00FE3DDC" w:rsidRPr="00FE3DDC">
        <w:rPr>
          <w:lang w:val="en"/>
        </w:rPr>
        <w:t>ere postponed into the second f</w:t>
      </w:r>
      <w:r w:rsidR="001918BA" w:rsidRPr="00FE3DDC">
        <w:rPr>
          <w:lang w:val="en"/>
        </w:rPr>
        <w:t>unding phase due to the limitation of financial and person</w:t>
      </w:r>
      <w:ins w:id="9" w:author="Eberhardt, Einar" w:date="2018-08-24T17:54:00Z">
        <w:r w:rsidR="00BC3A74">
          <w:rPr>
            <w:lang w:val="en"/>
          </w:rPr>
          <w:t>n</w:t>
        </w:r>
      </w:ins>
      <w:r w:rsidR="001918BA" w:rsidRPr="00FE3DDC">
        <w:rPr>
          <w:lang w:val="en"/>
        </w:rPr>
        <w:t>el res</w:t>
      </w:r>
      <w:del w:id="10" w:author="Eberhardt, Einar" w:date="2018-08-24T17:54:00Z">
        <w:r w:rsidR="001918BA" w:rsidRPr="00FE3DDC" w:rsidDel="00BC3A74">
          <w:rPr>
            <w:lang w:val="en"/>
          </w:rPr>
          <w:delText>s</w:delText>
        </w:r>
      </w:del>
      <w:r w:rsidR="001918BA" w:rsidRPr="00FE3DDC">
        <w:rPr>
          <w:lang w:val="en"/>
        </w:rPr>
        <w:t>ources.</w:t>
      </w:r>
      <w:r w:rsidR="00FE3DDC" w:rsidRPr="00FE3DDC">
        <w:rPr>
          <w:lang w:val="en"/>
        </w:rPr>
        <w:t xml:space="preserve"> </w:t>
      </w:r>
      <w:r w:rsidR="001918BA" w:rsidRPr="00FE3DDC">
        <w:rPr>
          <w:lang w:val="en"/>
        </w:rPr>
        <w:t>The publication of research data and the description with metadata of the long-term field experiment V140 (ZALF, Müncheberg) is now completed.</w:t>
      </w:r>
    </w:p>
    <w:p w14:paraId="51C75EE2" w14:textId="77777777" w:rsidR="009470EE" w:rsidRPr="009470EE" w:rsidRDefault="009470EE" w:rsidP="00D876D0">
      <w:pPr>
        <w:autoSpaceDE w:val="0"/>
        <w:autoSpaceDN w:val="0"/>
        <w:adjustRightInd w:val="0"/>
        <w:spacing w:after="0"/>
        <w:jc w:val="both"/>
        <w:rPr>
          <w:b/>
          <w:color w:val="1F497D" w:themeColor="text2"/>
          <w:lang w:val="en"/>
        </w:rPr>
      </w:pPr>
    </w:p>
    <w:p w14:paraId="6DD9B723" w14:textId="77777777" w:rsidR="00D876D0" w:rsidRDefault="00D876D0" w:rsidP="00D876D0">
      <w:pPr>
        <w:autoSpaceDE w:val="0"/>
        <w:autoSpaceDN w:val="0"/>
        <w:adjustRightInd w:val="0"/>
        <w:spacing w:after="0"/>
        <w:jc w:val="both"/>
        <w:rPr>
          <w:b/>
          <w:color w:val="1F497D" w:themeColor="text2"/>
          <w:lang w:val="en-US"/>
        </w:rPr>
      </w:pPr>
      <w:r w:rsidRPr="0027560E">
        <w:rPr>
          <w:b/>
          <w:color w:val="1F497D" w:themeColor="text2"/>
          <w:lang w:val="en-US"/>
        </w:rPr>
        <w:t>Task 2.3</w:t>
      </w:r>
      <w:r>
        <w:rPr>
          <w:b/>
          <w:color w:val="1F497D" w:themeColor="text2"/>
          <w:lang w:val="en-US"/>
        </w:rPr>
        <w:t>:</w:t>
      </w:r>
      <w:r w:rsidRPr="0027560E">
        <w:rPr>
          <w:b/>
          <w:color w:val="1F497D" w:themeColor="text2"/>
          <w:lang w:val="en-US"/>
        </w:rPr>
        <w:t xml:space="preserve"> Data Base and Data Provision</w:t>
      </w:r>
    </w:p>
    <w:p w14:paraId="26AE4138" w14:textId="4FDF6696" w:rsidR="009470EE" w:rsidRDefault="00FE3DDC" w:rsidP="009470EE">
      <w:pPr>
        <w:spacing w:after="0"/>
        <w:jc w:val="both"/>
        <w:rPr>
          <w:lang w:val="en-US"/>
        </w:rPr>
      </w:pPr>
      <w:r>
        <w:rPr>
          <w:lang w:val="en"/>
        </w:rPr>
        <w:t>For the BonaRes projects we have implement</w:t>
      </w:r>
      <w:r w:rsidR="007B31C4">
        <w:rPr>
          <w:lang w:val="en"/>
        </w:rPr>
        <w:t>ed in 2016</w:t>
      </w:r>
      <w:r w:rsidR="009470EE">
        <w:rPr>
          <w:lang w:val="en"/>
        </w:rPr>
        <w:t xml:space="preserve"> a central exchange platform (own cloud)</w:t>
      </w:r>
      <w:r>
        <w:rPr>
          <w:lang w:val="en"/>
        </w:rPr>
        <w:t>.</w:t>
      </w:r>
      <w:r w:rsidR="009470EE">
        <w:rPr>
          <w:lang w:val="en"/>
        </w:rPr>
        <w:t xml:space="preserve"> Each of the Module A projects has 500GB of storage available since going online with the BonaRes portal. This is used not only to provide data internally within the Module A projects, but also to </w:t>
      </w:r>
      <w:r>
        <w:rPr>
          <w:lang w:val="en"/>
        </w:rPr>
        <w:t xml:space="preserve">transfer data to the Data Centre. </w:t>
      </w:r>
      <w:r w:rsidR="009470EE">
        <w:rPr>
          <w:lang w:val="en"/>
        </w:rPr>
        <w:t xml:space="preserve">By the end of the reporting period, </w:t>
      </w:r>
      <w:commentRangeStart w:id="11"/>
      <w:r w:rsidR="009470EE" w:rsidRPr="00B213BC">
        <w:rPr>
          <w:lang w:val="en"/>
        </w:rPr>
        <w:t>211</w:t>
      </w:r>
      <w:r w:rsidR="009470EE">
        <w:rPr>
          <w:lang w:val="en"/>
        </w:rPr>
        <w:t xml:space="preserve"> B</w:t>
      </w:r>
      <w:r>
        <w:rPr>
          <w:lang w:val="en"/>
        </w:rPr>
        <w:t>onaRes employees (BonaRes Centre</w:t>
      </w:r>
      <w:r w:rsidR="009470EE">
        <w:rPr>
          <w:lang w:val="en"/>
        </w:rPr>
        <w:t xml:space="preserve"> and A projects) had registered for the BonaRes internal area and </w:t>
      </w:r>
      <w:r w:rsidR="007B31C4">
        <w:rPr>
          <w:lang w:val="en"/>
        </w:rPr>
        <w:t>stored a</w:t>
      </w:r>
      <w:r w:rsidR="009470EE">
        <w:rPr>
          <w:lang w:val="en"/>
        </w:rPr>
        <w:t xml:space="preserve"> total of </w:t>
      </w:r>
      <w:r w:rsidR="009470EE" w:rsidRPr="00B213BC">
        <w:rPr>
          <w:lang w:val="en"/>
        </w:rPr>
        <w:t>4653</w:t>
      </w:r>
      <w:r w:rsidR="009470EE">
        <w:rPr>
          <w:lang w:val="en"/>
        </w:rPr>
        <w:t xml:space="preserve"> fi</w:t>
      </w:r>
      <w:r w:rsidR="007B31C4">
        <w:rPr>
          <w:lang w:val="en"/>
        </w:rPr>
        <w:t>les.</w:t>
      </w:r>
      <w:commentRangeEnd w:id="11"/>
      <w:r w:rsidR="00331297">
        <w:rPr>
          <w:rStyle w:val="Kommentarzeichen"/>
        </w:rPr>
        <w:commentReference w:id="11"/>
      </w:r>
    </w:p>
    <w:p w14:paraId="6F801F84" w14:textId="01D9BF02" w:rsidR="00DA780C" w:rsidRDefault="001918BA" w:rsidP="00DA780C">
      <w:pPr>
        <w:spacing w:after="0"/>
        <w:jc w:val="both"/>
        <w:rPr>
          <w:rFonts w:cs="Arial"/>
          <w:bCs/>
          <w:lang w:val="en-GB"/>
        </w:rPr>
      </w:pPr>
      <w:r>
        <w:rPr>
          <w:rFonts w:cs="Arial"/>
          <w:bCs/>
          <w:lang w:val="en-GB"/>
        </w:rPr>
        <w:t>A Report on available soil data for German agricultural areas was written (Milestone D2.4) which gives information about the accessibility, reusability and possibly existing limitations of validity of soil related geospatial data. The data sources were evaluated on the basis of the FAIR-principles</w:t>
      </w:r>
      <w:r>
        <w:rPr>
          <w:lang w:val="en-US"/>
        </w:rPr>
        <w:t xml:space="preserve"> which concern requirements for the Findability, Accessibility, Interoperability and Reusability of research data and data infrastructures (Wilkinson, M. D. et al. 2016). This was presented at the BonaRes 2018 Conference in Berlin in oral form and at the EGU General Assembly 2018 in Vienna as a poster. The report serves as a basis for future data</w:t>
      </w:r>
      <w:r w:rsidR="0072750C">
        <w:rPr>
          <w:lang w:val="en-US"/>
        </w:rPr>
        <w:t xml:space="preserve"> provision for the BonaRes projects.</w:t>
      </w:r>
      <w:r>
        <w:rPr>
          <w:lang w:val="en-US"/>
        </w:rPr>
        <w:t xml:space="preserve"> </w:t>
      </w:r>
    </w:p>
    <w:p w14:paraId="78338900" w14:textId="77707B82" w:rsidR="003F3125" w:rsidRPr="0073517C" w:rsidRDefault="0072750C" w:rsidP="0073517C">
      <w:pPr>
        <w:spacing w:after="0"/>
        <w:jc w:val="both"/>
        <w:rPr>
          <w:rFonts w:cs="Arial"/>
          <w:bCs/>
          <w:lang w:val="en-GB"/>
        </w:rPr>
      </w:pPr>
      <w:r>
        <w:rPr>
          <w:lang w:val="en"/>
        </w:rPr>
        <w:t xml:space="preserve">The </w:t>
      </w:r>
      <w:proofErr w:type="spellStart"/>
      <w:r>
        <w:rPr>
          <w:lang w:val="en"/>
        </w:rPr>
        <w:t>Bonares</w:t>
      </w:r>
      <w:proofErr w:type="spellEnd"/>
      <w:r>
        <w:rPr>
          <w:lang w:val="en"/>
        </w:rPr>
        <w:t xml:space="preserve"> Data C</w:t>
      </w:r>
      <w:r w:rsidR="0073517C">
        <w:rPr>
          <w:lang w:val="en"/>
        </w:rPr>
        <w:t>entre</w:t>
      </w:r>
      <w:r w:rsidR="003F3125" w:rsidRPr="00DA780C">
        <w:rPr>
          <w:lang w:val="en"/>
        </w:rPr>
        <w:t xml:space="preserve"> is working with con terra GmbH for implementing metadata editor and data portal. </w:t>
      </w:r>
      <w:r w:rsidR="0073517C">
        <w:rPr>
          <w:lang w:val="en"/>
        </w:rPr>
        <w:t>After a test period from internal (ZALF) and external sites (BGR, SGN) of</w:t>
      </w:r>
      <w:r w:rsidR="00DA780C" w:rsidRPr="00DA780C">
        <w:rPr>
          <w:lang w:val="en-US"/>
        </w:rPr>
        <w:t xml:space="preserve"> the functionality and usability of the data portal and suggested improvements</w:t>
      </w:r>
      <w:r w:rsidR="0073517C">
        <w:rPr>
          <w:rFonts w:cs="Arial"/>
          <w:bCs/>
          <w:lang w:val="en-GB"/>
        </w:rPr>
        <w:t xml:space="preserve"> t</w:t>
      </w:r>
      <w:r w:rsidR="003F3125">
        <w:rPr>
          <w:lang w:val="en"/>
        </w:rPr>
        <w:t xml:space="preserve">he data portal and metadata editor </w:t>
      </w:r>
      <w:r>
        <w:rPr>
          <w:rFonts w:cs="Arial"/>
          <w:bCs/>
          <w:lang w:val="en-GB"/>
        </w:rPr>
        <w:t xml:space="preserve">are </w:t>
      </w:r>
      <w:r w:rsidR="003F3125">
        <w:rPr>
          <w:lang w:val="en"/>
        </w:rPr>
        <w:t>online</w:t>
      </w:r>
      <w:r w:rsidR="0073517C">
        <w:rPr>
          <w:lang w:val="en"/>
        </w:rPr>
        <w:t xml:space="preserve"> available.</w:t>
      </w:r>
      <w:r w:rsidR="003F3125">
        <w:rPr>
          <w:lang w:val="en"/>
        </w:rPr>
        <w:t xml:space="preserve"> </w:t>
      </w:r>
      <w:proofErr w:type="spellStart"/>
      <w:r w:rsidR="003F3125">
        <w:rPr>
          <w:lang w:val="en"/>
        </w:rPr>
        <w:t>Bonares</w:t>
      </w:r>
      <w:proofErr w:type="spellEnd"/>
      <w:r w:rsidR="003F3125">
        <w:rPr>
          <w:lang w:val="en"/>
        </w:rPr>
        <w:t xml:space="preserve"> metadata editor combines internationally recognized standards for the description of </w:t>
      </w:r>
      <w:proofErr w:type="spellStart"/>
      <w:r w:rsidR="003F3125">
        <w:rPr>
          <w:lang w:val="en"/>
        </w:rPr>
        <w:t>geodata</w:t>
      </w:r>
      <w:proofErr w:type="spellEnd"/>
      <w:r w:rsidR="007B31C4">
        <w:rPr>
          <w:lang w:val="en"/>
        </w:rPr>
        <w:t xml:space="preserve"> and research data</w:t>
      </w:r>
      <w:r w:rsidR="003F3125">
        <w:rPr>
          <w:lang w:val="en"/>
        </w:rPr>
        <w:t xml:space="preserve"> (INSPIRE</w:t>
      </w:r>
      <w:r w:rsidR="007B31C4">
        <w:rPr>
          <w:lang w:val="en"/>
        </w:rPr>
        <w:t xml:space="preserve">, </w:t>
      </w:r>
      <w:proofErr w:type="spellStart"/>
      <w:r w:rsidR="007B31C4">
        <w:rPr>
          <w:lang w:val="en"/>
        </w:rPr>
        <w:t>DataCite</w:t>
      </w:r>
      <w:proofErr w:type="spellEnd"/>
      <w:r w:rsidR="007B31C4">
        <w:rPr>
          <w:lang w:val="en"/>
        </w:rPr>
        <w:t xml:space="preserve"> 4.0) </w:t>
      </w:r>
      <w:r w:rsidR="003F3125">
        <w:rPr>
          <w:lang w:val="en"/>
        </w:rPr>
        <w:t xml:space="preserve">and </w:t>
      </w:r>
      <w:r w:rsidR="007B31C4">
        <w:rPr>
          <w:lang w:val="en"/>
        </w:rPr>
        <w:t>is extended with metadata elements</w:t>
      </w:r>
      <w:r w:rsidR="003F3125">
        <w:rPr>
          <w:lang w:val="en"/>
        </w:rPr>
        <w:t xml:space="preserve"> regarding datasets inte</w:t>
      </w:r>
      <w:r w:rsidR="007B31C4">
        <w:rPr>
          <w:lang w:val="en"/>
        </w:rPr>
        <w:t>rnal relationships and describes</w:t>
      </w:r>
      <w:r w:rsidR="003F3125">
        <w:rPr>
          <w:lang w:val="en"/>
        </w:rPr>
        <w:t xml:space="preserve"> about data fields. The current version of the schema contains 43 metadata elements, of which 21 are mandatory and 22 elements are optional (DOI: 10.20387 / BonaRes-5PGG-8YRP). The metadata schema is attached to </w:t>
      </w:r>
      <w:proofErr w:type="spellStart"/>
      <w:r w:rsidR="003F3125">
        <w:rPr>
          <w:lang w:val="en"/>
        </w:rPr>
        <w:t>DataCite</w:t>
      </w:r>
      <w:proofErr w:type="spellEnd"/>
      <w:r w:rsidR="003F3125">
        <w:rPr>
          <w:lang w:val="en"/>
        </w:rPr>
        <w:t xml:space="preserve"> standard which enables the assignment of a Digital Object Identifier (DOI), a permanent identification code to the research data. The assigned DOI ensures a clear referencing and thus achieves an elegant link between the </w:t>
      </w:r>
      <w:r w:rsidR="007B31C4">
        <w:rPr>
          <w:lang w:val="en"/>
        </w:rPr>
        <w:t xml:space="preserve">metadata and the research data. </w:t>
      </w:r>
      <w:r w:rsidR="003F3125">
        <w:rPr>
          <w:lang w:val="en"/>
        </w:rPr>
        <w:t xml:space="preserve">Since July 2017, the web-based metadata editor is available for the creation and storage of soil-related metadata (Milestone M 2.3.3). Upon successful login, data providers can enter metadata, validate this metadata against INSPIRE, </w:t>
      </w:r>
      <w:proofErr w:type="spellStart"/>
      <w:r w:rsidR="003F3125">
        <w:rPr>
          <w:lang w:val="en"/>
        </w:rPr>
        <w:t>DataCite</w:t>
      </w:r>
      <w:proofErr w:type="spellEnd"/>
      <w:r w:rsidR="003F3125">
        <w:rPr>
          <w:lang w:val="en"/>
        </w:rPr>
        <w:t>, or the BonaRes schema, store their metadata locally, cre</w:t>
      </w:r>
      <w:r w:rsidR="00DA780C">
        <w:rPr>
          <w:lang w:val="en"/>
        </w:rPr>
        <w:t xml:space="preserve">ate templates, and </w:t>
      </w:r>
      <w:r w:rsidR="00DA780C" w:rsidRPr="00DA36AB">
        <w:rPr>
          <w:lang w:val="en"/>
        </w:rPr>
        <w:t xml:space="preserve">save drafts. </w:t>
      </w:r>
      <w:r w:rsidR="003F3125" w:rsidRPr="00DA36AB">
        <w:rPr>
          <w:lang w:val="en"/>
        </w:rPr>
        <w:t>Besides, the Data Portal is a browser application that allows users to search for research data from BonaRes collaborative projects and connect to these resources through standardized web services (Web Map Service,</w:t>
      </w:r>
      <w:r w:rsidR="003F3125" w:rsidRPr="00331297">
        <w:rPr>
          <w:lang w:val="en"/>
          <w:rPrChange w:id="12" w:author="Nikolai Svoboda" w:date="2018-08-27T09:10:00Z">
            <w:rPr>
              <w:lang w:val="en"/>
            </w:rPr>
          </w:rPrChange>
        </w:rPr>
        <w:t xml:space="preserve"> Web</w:t>
      </w:r>
      <w:r w:rsidR="003F3125">
        <w:rPr>
          <w:lang w:val="en"/>
        </w:rPr>
        <w:t xml:space="preserve"> Feature Service). The search for data can be done spatially as well as temporally and thematically. The search results are listed in the result display and displayed in the linked map view. In the metadata search, external catalogs (e</w:t>
      </w:r>
      <w:r w:rsidR="0073517C">
        <w:rPr>
          <w:lang w:val="en"/>
        </w:rPr>
        <w:t>.</w:t>
      </w:r>
      <w:r w:rsidR="003F3125">
        <w:rPr>
          <w:lang w:val="en"/>
        </w:rPr>
        <w:t>g</w:t>
      </w:r>
      <w:r w:rsidR="0073517C">
        <w:rPr>
          <w:lang w:val="en"/>
        </w:rPr>
        <w:t>.</w:t>
      </w:r>
      <w:r w:rsidR="003F3125">
        <w:rPr>
          <w:lang w:val="en"/>
        </w:rPr>
        <w:t xml:space="preserve"> Federal Institute for Geo</w:t>
      </w:r>
      <w:r w:rsidR="00DA780C">
        <w:rPr>
          <w:lang w:val="en"/>
        </w:rPr>
        <w:t>sciences and Natural Resources</w:t>
      </w:r>
      <w:r w:rsidR="003F3125">
        <w:rPr>
          <w:lang w:val="en"/>
        </w:rPr>
        <w:t>) and data sources (</w:t>
      </w:r>
      <w:proofErr w:type="spellStart"/>
      <w:r w:rsidR="003F3125">
        <w:rPr>
          <w:lang w:val="en"/>
        </w:rPr>
        <w:t>Edaphobase</w:t>
      </w:r>
      <w:proofErr w:type="spellEnd"/>
      <w:r w:rsidR="003F3125">
        <w:rPr>
          <w:lang w:val="en"/>
        </w:rPr>
        <w:t xml:space="preserve"> - </w:t>
      </w:r>
      <w:proofErr w:type="spellStart"/>
      <w:r w:rsidR="003F3125">
        <w:rPr>
          <w:lang w:val="en"/>
        </w:rPr>
        <w:t>Senckenberg</w:t>
      </w:r>
      <w:proofErr w:type="spellEnd"/>
      <w:r w:rsidR="003F3125">
        <w:rPr>
          <w:lang w:val="en"/>
        </w:rPr>
        <w:t xml:space="preserve">) can also be included and provided for the search. The ongoing Biodiversity data exchange between the BonaRes Data Center and SGN's </w:t>
      </w:r>
      <w:proofErr w:type="spellStart"/>
      <w:r w:rsidR="003F3125">
        <w:rPr>
          <w:lang w:val="en"/>
        </w:rPr>
        <w:t>Edaphobase</w:t>
      </w:r>
      <w:proofErr w:type="spellEnd"/>
      <w:r w:rsidR="003F3125">
        <w:rPr>
          <w:lang w:val="en"/>
        </w:rPr>
        <w:t xml:space="preserve"> (M2.2.4) has been installed in a first release. </w:t>
      </w:r>
      <w:proofErr w:type="spellStart"/>
      <w:r w:rsidR="003F3125">
        <w:rPr>
          <w:lang w:val="en"/>
        </w:rPr>
        <w:t>Edaphobase</w:t>
      </w:r>
      <w:proofErr w:type="spellEnd"/>
      <w:r w:rsidR="003F3125">
        <w:rPr>
          <w:lang w:val="en"/>
        </w:rPr>
        <w:t xml:space="preserve"> metadata are accessible through the BonaRes Data Portal. Metadata hosted on the BonaRes Data Portal can be delivered to </w:t>
      </w:r>
      <w:commentRangeStart w:id="13"/>
      <w:r w:rsidR="003F3125">
        <w:rPr>
          <w:lang w:val="en"/>
        </w:rPr>
        <w:t xml:space="preserve">the </w:t>
      </w:r>
      <w:proofErr w:type="spellStart"/>
      <w:r w:rsidR="003F3125">
        <w:rPr>
          <w:lang w:val="en"/>
        </w:rPr>
        <w:t>Harveste</w:t>
      </w:r>
      <w:proofErr w:type="spellEnd"/>
      <w:r w:rsidR="003F3125">
        <w:rPr>
          <w:lang w:val="en"/>
        </w:rPr>
        <w:t xml:space="preserve"> external </w:t>
      </w:r>
      <w:commentRangeEnd w:id="13"/>
      <w:r w:rsidR="00331297">
        <w:rPr>
          <w:rStyle w:val="Kommentarzeichen"/>
        </w:rPr>
        <w:commentReference w:id="13"/>
      </w:r>
      <w:r w:rsidR="003F3125">
        <w:rPr>
          <w:lang w:val="en"/>
        </w:rPr>
        <w:t xml:space="preserve">users via the standardized interface of the OGC Catalog Service (CSW). </w:t>
      </w:r>
    </w:p>
    <w:p w14:paraId="6C1BB5FD" w14:textId="77777777" w:rsidR="003F3125" w:rsidRDefault="003F3125" w:rsidP="003F3125">
      <w:pPr>
        <w:autoSpaceDE w:val="0"/>
        <w:autoSpaceDN w:val="0"/>
        <w:adjustRightInd w:val="0"/>
        <w:spacing w:after="0"/>
        <w:jc w:val="both"/>
        <w:rPr>
          <w:rFonts w:cs="Arial"/>
          <w:b/>
          <w:bCs/>
          <w:lang w:val="en-US"/>
        </w:rPr>
      </w:pPr>
    </w:p>
    <w:p w14:paraId="76922F69" w14:textId="77777777" w:rsidR="003F3125" w:rsidRPr="00500C35" w:rsidRDefault="003F3125" w:rsidP="00D876D0">
      <w:pPr>
        <w:autoSpaceDE w:val="0"/>
        <w:autoSpaceDN w:val="0"/>
        <w:adjustRightInd w:val="0"/>
        <w:spacing w:after="0"/>
        <w:jc w:val="both"/>
        <w:rPr>
          <w:rFonts w:cs="Arial"/>
          <w:b/>
          <w:bCs/>
          <w:lang w:val="en-US"/>
        </w:rPr>
      </w:pPr>
    </w:p>
    <w:p w14:paraId="2B8338F2" w14:textId="77777777" w:rsidR="00D876D0" w:rsidRPr="00F44385" w:rsidRDefault="00D876D0" w:rsidP="00D876D0">
      <w:pPr>
        <w:autoSpaceDE w:val="0"/>
        <w:autoSpaceDN w:val="0"/>
        <w:adjustRightInd w:val="0"/>
        <w:spacing w:after="0"/>
        <w:jc w:val="both"/>
        <w:rPr>
          <w:rFonts w:cs="Arial"/>
          <w:bCs/>
          <w:lang w:val="en-GB"/>
        </w:rPr>
      </w:pPr>
      <w:r>
        <w:rPr>
          <w:rFonts w:cs="Arial"/>
          <w:b/>
          <w:bCs/>
          <w:color w:val="1F497D" w:themeColor="text2"/>
          <w:lang w:val="en-GB"/>
        </w:rPr>
        <w:t>Work package</w:t>
      </w:r>
      <w:r w:rsidRPr="00F44385">
        <w:rPr>
          <w:rFonts w:cs="Arial"/>
          <w:b/>
          <w:bCs/>
          <w:color w:val="1F497D" w:themeColor="text2"/>
          <w:lang w:val="en-GB"/>
        </w:rPr>
        <w:t xml:space="preserve">3: Models &amp; Tools (4 </w:t>
      </w:r>
      <w:r>
        <w:rPr>
          <w:rFonts w:cs="Arial"/>
          <w:b/>
          <w:bCs/>
          <w:color w:val="1F497D" w:themeColor="text2"/>
          <w:lang w:val="en-GB"/>
        </w:rPr>
        <w:t>pages</w:t>
      </w:r>
      <w:r w:rsidRPr="00F44385">
        <w:rPr>
          <w:rFonts w:cs="Arial"/>
          <w:b/>
          <w:bCs/>
          <w:color w:val="1F497D" w:themeColor="text2"/>
          <w:lang w:val="en-GB"/>
        </w:rPr>
        <w:t>)</w:t>
      </w:r>
    </w:p>
    <w:p w14:paraId="17F36732" w14:textId="77777777" w:rsidR="00D876D0" w:rsidRPr="00F44385" w:rsidRDefault="00D876D0" w:rsidP="00D876D0">
      <w:pPr>
        <w:autoSpaceDE w:val="0"/>
        <w:autoSpaceDN w:val="0"/>
        <w:adjustRightInd w:val="0"/>
        <w:spacing w:after="0"/>
        <w:jc w:val="both"/>
        <w:rPr>
          <w:rFonts w:cs="Arial"/>
          <w:b/>
          <w:bCs/>
          <w:color w:val="1F497D" w:themeColor="text2"/>
          <w:lang w:val="en-GB"/>
        </w:rPr>
      </w:pPr>
      <w:r w:rsidRPr="00F44385">
        <w:rPr>
          <w:rFonts w:cs="Arial"/>
          <w:b/>
          <w:bCs/>
          <w:color w:val="1F497D" w:themeColor="text2"/>
          <w:lang w:val="en-GB"/>
        </w:rPr>
        <w:t xml:space="preserve">Task 3.1: Meta-Analyse und “Knowledge library” </w:t>
      </w:r>
    </w:p>
    <w:p w14:paraId="4ABCF331" w14:textId="3DC3EE7D" w:rsidR="00D876D0" w:rsidRPr="004A216A" w:rsidRDefault="00D876D0" w:rsidP="00D876D0">
      <w:pPr>
        <w:autoSpaceDE w:val="0"/>
        <w:autoSpaceDN w:val="0"/>
        <w:adjustRightInd w:val="0"/>
        <w:spacing w:after="0"/>
        <w:jc w:val="both"/>
        <w:rPr>
          <w:rFonts w:cs="Arial"/>
          <w:b/>
          <w:bCs/>
          <w:color w:val="1F497D" w:themeColor="text2"/>
          <w:lang w:val="en-GB"/>
        </w:rPr>
      </w:pPr>
      <w:r w:rsidRPr="004A216A">
        <w:rPr>
          <w:rFonts w:cs="Arial"/>
          <w:b/>
          <w:bCs/>
          <w:color w:val="1F497D" w:themeColor="text2"/>
          <w:lang w:val="en-GB"/>
        </w:rPr>
        <w:t xml:space="preserve">Task 3.2: Indicators </w:t>
      </w:r>
      <w:del w:id="14" w:author="Eberhardt, Einar" w:date="2018-08-24T17:53:00Z">
        <w:r w:rsidRPr="004A216A" w:rsidDel="00BC3A74">
          <w:rPr>
            <w:rFonts w:cs="Arial"/>
            <w:b/>
            <w:bCs/>
            <w:color w:val="1F497D" w:themeColor="text2"/>
            <w:lang w:val="en-GB"/>
          </w:rPr>
          <w:delText xml:space="preserve">amd </w:delText>
        </w:r>
      </w:del>
      <w:ins w:id="15" w:author="Eberhardt, Einar" w:date="2018-08-24T17:53:00Z">
        <w:r w:rsidR="00BC3A74" w:rsidRPr="004A216A">
          <w:rPr>
            <w:rFonts w:cs="Arial"/>
            <w:b/>
            <w:bCs/>
            <w:color w:val="1F497D" w:themeColor="text2"/>
            <w:lang w:val="en-GB"/>
          </w:rPr>
          <w:t>a</w:t>
        </w:r>
        <w:r w:rsidR="00BC3A74">
          <w:rPr>
            <w:rFonts w:cs="Arial"/>
            <w:b/>
            <w:bCs/>
            <w:color w:val="1F497D" w:themeColor="text2"/>
            <w:lang w:val="en-GB"/>
          </w:rPr>
          <w:t>n</w:t>
        </w:r>
        <w:r w:rsidR="00BC3A74" w:rsidRPr="004A216A">
          <w:rPr>
            <w:rFonts w:cs="Arial"/>
            <w:b/>
            <w:bCs/>
            <w:color w:val="1F497D" w:themeColor="text2"/>
            <w:lang w:val="en-GB"/>
          </w:rPr>
          <w:t xml:space="preserve">d </w:t>
        </w:r>
      </w:ins>
      <w:r w:rsidRPr="004A216A">
        <w:rPr>
          <w:rFonts w:cs="Arial"/>
          <w:b/>
          <w:bCs/>
          <w:color w:val="1F497D" w:themeColor="text2"/>
          <w:lang w:val="en-GB"/>
        </w:rPr>
        <w:t xml:space="preserve">soil functions </w:t>
      </w:r>
    </w:p>
    <w:p w14:paraId="693897A1" w14:textId="77777777" w:rsidR="00D876D0" w:rsidRPr="004A216A" w:rsidRDefault="00D876D0" w:rsidP="00D876D0">
      <w:pPr>
        <w:autoSpaceDE w:val="0"/>
        <w:autoSpaceDN w:val="0"/>
        <w:adjustRightInd w:val="0"/>
        <w:spacing w:after="0"/>
        <w:jc w:val="both"/>
        <w:rPr>
          <w:rFonts w:cs="Arial"/>
          <w:b/>
          <w:bCs/>
          <w:color w:val="1F497D" w:themeColor="text2"/>
          <w:lang w:val="en-GB"/>
        </w:rPr>
      </w:pPr>
      <w:r w:rsidRPr="004A216A">
        <w:rPr>
          <w:rFonts w:cs="Arial"/>
          <w:b/>
          <w:bCs/>
          <w:color w:val="1F497D" w:themeColor="text2"/>
          <w:lang w:val="en-GB"/>
        </w:rPr>
        <w:t xml:space="preserve">Task 3.3: Integrated modelling tools </w:t>
      </w:r>
    </w:p>
    <w:p w14:paraId="07BDCD71" w14:textId="77777777" w:rsidR="00D876D0" w:rsidRPr="0027560E" w:rsidRDefault="00D876D0" w:rsidP="00D876D0">
      <w:pPr>
        <w:autoSpaceDE w:val="0"/>
        <w:autoSpaceDN w:val="0"/>
        <w:adjustRightInd w:val="0"/>
        <w:spacing w:after="0"/>
        <w:jc w:val="both"/>
        <w:rPr>
          <w:rFonts w:cs="Arial"/>
          <w:b/>
          <w:bCs/>
          <w:color w:val="1F497D" w:themeColor="text2"/>
          <w:lang w:val="en-US"/>
        </w:rPr>
      </w:pPr>
      <w:r>
        <w:rPr>
          <w:rFonts w:cs="Arial"/>
          <w:b/>
          <w:bCs/>
          <w:color w:val="1F497D" w:themeColor="text2"/>
          <w:lang w:val="en-US"/>
        </w:rPr>
        <w:t>Task 3.4</w:t>
      </w:r>
      <w:r w:rsidRPr="0027560E">
        <w:rPr>
          <w:rFonts w:cs="Arial"/>
          <w:b/>
          <w:bCs/>
          <w:color w:val="1F497D" w:themeColor="text2"/>
          <w:lang w:val="en-US"/>
        </w:rPr>
        <w:t>: Impact assessment tools,</w:t>
      </w:r>
      <w:r>
        <w:rPr>
          <w:rFonts w:cs="Arial"/>
          <w:b/>
          <w:bCs/>
          <w:color w:val="1F497D" w:themeColor="text2"/>
          <w:lang w:val="en-US"/>
        </w:rPr>
        <w:t xml:space="preserve"> market and policy instruments</w:t>
      </w:r>
    </w:p>
    <w:p w14:paraId="177F2951" w14:textId="77777777" w:rsidR="00D876D0" w:rsidRPr="00F44385" w:rsidRDefault="00D876D0" w:rsidP="00D876D0">
      <w:pPr>
        <w:autoSpaceDE w:val="0"/>
        <w:autoSpaceDN w:val="0"/>
        <w:adjustRightInd w:val="0"/>
        <w:spacing w:after="0"/>
        <w:jc w:val="both"/>
        <w:rPr>
          <w:rFonts w:cs="Arial"/>
          <w:b/>
          <w:bCs/>
          <w:lang w:val="en-GB"/>
        </w:rPr>
      </w:pPr>
    </w:p>
    <w:p w14:paraId="0460C3EC" w14:textId="77777777" w:rsidR="00D876D0" w:rsidRPr="00F44385" w:rsidRDefault="00D876D0" w:rsidP="00D876D0">
      <w:pPr>
        <w:autoSpaceDE w:val="0"/>
        <w:autoSpaceDN w:val="0"/>
        <w:adjustRightInd w:val="0"/>
        <w:spacing w:after="0"/>
        <w:jc w:val="both"/>
        <w:rPr>
          <w:rFonts w:cs="Arial"/>
          <w:bCs/>
          <w:lang w:val="en-GB"/>
        </w:rPr>
      </w:pPr>
      <w:r>
        <w:rPr>
          <w:rFonts w:cs="Arial"/>
          <w:b/>
          <w:bCs/>
          <w:color w:val="1F497D" w:themeColor="text2"/>
          <w:lang w:val="en-GB"/>
        </w:rPr>
        <w:t>Work package</w:t>
      </w:r>
      <w:r w:rsidRPr="00F44385">
        <w:rPr>
          <w:rFonts w:cs="Arial"/>
          <w:b/>
          <w:bCs/>
          <w:color w:val="1F497D" w:themeColor="text2"/>
          <w:lang w:val="en-GB"/>
        </w:rPr>
        <w:t xml:space="preserve"> 4: BonaRes-Portal (1 </w:t>
      </w:r>
      <w:r>
        <w:rPr>
          <w:rFonts w:cs="Arial"/>
          <w:b/>
          <w:bCs/>
          <w:color w:val="1F497D" w:themeColor="text2"/>
          <w:lang w:val="en-GB"/>
        </w:rPr>
        <w:t>page)</w:t>
      </w:r>
    </w:p>
    <w:p w14:paraId="7C48E28B" w14:textId="77777777" w:rsidR="00D876D0" w:rsidRPr="00F44385" w:rsidRDefault="00D876D0" w:rsidP="00D876D0">
      <w:pPr>
        <w:autoSpaceDE w:val="0"/>
        <w:autoSpaceDN w:val="0"/>
        <w:adjustRightInd w:val="0"/>
        <w:spacing w:after="0"/>
        <w:jc w:val="both"/>
        <w:rPr>
          <w:b/>
          <w:color w:val="1F497D" w:themeColor="text2"/>
          <w:lang w:val="en-GB"/>
        </w:rPr>
      </w:pPr>
      <w:r w:rsidRPr="00F44385">
        <w:rPr>
          <w:b/>
          <w:color w:val="1F497D" w:themeColor="text2"/>
          <w:lang w:val="en-GB"/>
        </w:rPr>
        <w:t>Task 4.1: BonaRes-Portal</w:t>
      </w:r>
      <w:r w:rsidRPr="00F44385">
        <w:rPr>
          <w:b/>
          <w:color w:val="1F497D" w:themeColor="text2"/>
          <w:lang w:val="en-GB"/>
        </w:rPr>
        <w:noBreakHyphen/>
        <w:t>Design</w:t>
      </w:r>
    </w:p>
    <w:p w14:paraId="7C81ABD7" w14:textId="77777777" w:rsidR="00D876D0" w:rsidRPr="00F44385" w:rsidRDefault="00D876D0" w:rsidP="00D876D0">
      <w:pPr>
        <w:spacing w:after="0"/>
        <w:jc w:val="both"/>
        <w:rPr>
          <w:b/>
          <w:color w:val="1F497D" w:themeColor="text2"/>
          <w:lang w:val="en-GB"/>
        </w:rPr>
      </w:pPr>
      <w:r w:rsidRPr="00F44385">
        <w:rPr>
          <w:b/>
          <w:color w:val="1F497D" w:themeColor="text2"/>
          <w:lang w:val="en-GB"/>
        </w:rPr>
        <w:t>Task 4.2: BonaRes-Portal Implementation</w:t>
      </w:r>
    </w:p>
    <w:p w14:paraId="44E6CC5F" w14:textId="77777777" w:rsidR="00D876D0" w:rsidRPr="00F44385" w:rsidRDefault="00D876D0" w:rsidP="00D876D0">
      <w:pPr>
        <w:spacing w:after="0"/>
        <w:jc w:val="both"/>
        <w:rPr>
          <w:b/>
          <w:color w:val="1F497D" w:themeColor="text2"/>
          <w:lang w:val="en-GB"/>
        </w:rPr>
      </w:pPr>
      <w:r w:rsidRPr="00F44385">
        <w:rPr>
          <w:b/>
          <w:color w:val="1F497D" w:themeColor="text2"/>
          <w:lang w:val="en-GB"/>
        </w:rPr>
        <w:t>Task 4.3: BonaRes-Portal content</w:t>
      </w:r>
    </w:p>
    <w:p w14:paraId="653B3712" w14:textId="77777777" w:rsidR="00D876D0" w:rsidRPr="00F44385" w:rsidRDefault="00D876D0" w:rsidP="00D876D0">
      <w:pPr>
        <w:spacing w:after="0"/>
        <w:jc w:val="both"/>
        <w:rPr>
          <w:lang w:val="en-GB"/>
        </w:rPr>
      </w:pPr>
    </w:p>
    <w:p w14:paraId="2BBC9039" w14:textId="77777777" w:rsidR="00D876D0" w:rsidRPr="00F44385" w:rsidRDefault="00D876D0" w:rsidP="00D876D0">
      <w:pPr>
        <w:autoSpaceDE w:val="0"/>
        <w:autoSpaceDN w:val="0"/>
        <w:adjustRightInd w:val="0"/>
        <w:spacing w:after="0"/>
        <w:jc w:val="both"/>
        <w:rPr>
          <w:rFonts w:cs="Arial"/>
          <w:b/>
          <w:bCs/>
          <w:sz w:val="24"/>
          <w:szCs w:val="24"/>
          <w:lang w:val="en-GB"/>
        </w:rPr>
      </w:pPr>
    </w:p>
    <w:p w14:paraId="7BF596A5" w14:textId="77777777" w:rsidR="00D876D0" w:rsidRPr="00F44385" w:rsidRDefault="00D876D0" w:rsidP="00D876D0">
      <w:pPr>
        <w:autoSpaceDE w:val="0"/>
        <w:autoSpaceDN w:val="0"/>
        <w:adjustRightInd w:val="0"/>
        <w:spacing w:after="0"/>
        <w:jc w:val="both"/>
        <w:rPr>
          <w:rFonts w:cs="Arial"/>
          <w:b/>
          <w:bCs/>
          <w:color w:val="1F497D" w:themeColor="text2"/>
          <w:sz w:val="24"/>
          <w:szCs w:val="24"/>
          <w:lang w:val="en-GB"/>
        </w:rPr>
      </w:pPr>
      <w:r w:rsidRPr="00F44385">
        <w:rPr>
          <w:rFonts w:cs="Arial"/>
          <w:b/>
          <w:bCs/>
          <w:color w:val="1F497D" w:themeColor="text2"/>
          <w:sz w:val="24"/>
          <w:szCs w:val="24"/>
          <w:lang w:val="en-GB"/>
        </w:rPr>
        <w:t xml:space="preserve">5. </w:t>
      </w:r>
      <w:r>
        <w:rPr>
          <w:rFonts w:cs="Arial"/>
          <w:b/>
          <w:bCs/>
          <w:color w:val="1F497D" w:themeColor="text2"/>
          <w:sz w:val="24"/>
          <w:szCs w:val="24"/>
          <w:lang w:val="en-GB"/>
        </w:rPr>
        <w:t>C</w:t>
      </w:r>
      <w:r w:rsidRPr="00F44385">
        <w:rPr>
          <w:rFonts w:cs="Arial"/>
          <w:b/>
          <w:bCs/>
          <w:color w:val="1F497D" w:themeColor="text2"/>
          <w:sz w:val="24"/>
          <w:szCs w:val="24"/>
          <w:lang w:val="en-GB"/>
        </w:rPr>
        <w:t>ompliance information on milestone planning (max. 2 pages)</w:t>
      </w:r>
    </w:p>
    <w:p w14:paraId="17A14423" w14:textId="77777777" w:rsidR="00D876D0" w:rsidRPr="00AC06A8" w:rsidRDefault="00D876D0" w:rsidP="00D876D0">
      <w:pPr>
        <w:autoSpaceDE w:val="0"/>
        <w:autoSpaceDN w:val="0"/>
        <w:adjustRightInd w:val="0"/>
        <w:spacing w:after="0"/>
        <w:jc w:val="both"/>
        <w:rPr>
          <w:rFonts w:cs="Arial"/>
          <w:bCs/>
          <w:lang w:val="en-GB"/>
        </w:rPr>
      </w:pPr>
      <w:r w:rsidRPr="00AC06A8">
        <w:rPr>
          <w:rFonts w:cs="Arial"/>
          <w:bCs/>
          <w:lang w:val="en-GB"/>
        </w:rPr>
        <w:t xml:space="preserve">In </w:t>
      </w:r>
      <w:r w:rsidRPr="00AC06A8">
        <w:rPr>
          <w:rFonts w:cs="Arial"/>
          <w:b/>
          <w:bCs/>
          <w:color w:val="1F497D" w:themeColor="text2"/>
          <w:u w:val="single"/>
          <w:lang w:val="en-GB"/>
        </w:rPr>
        <w:t>work</w:t>
      </w:r>
      <w:r>
        <w:rPr>
          <w:rFonts w:cs="Arial"/>
          <w:b/>
          <w:bCs/>
          <w:color w:val="1F497D" w:themeColor="text2"/>
          <w:u w:val="single"/>
          <w:lang w:val="en-GB"/>
        </w:rPr>
        <w:t xml:space="preserve"> </w:t>
      </w:r>
      <w:r w:rsidRPr="00AC06A8">
        <w:rPr>
          <w:rFonts w:cs="Arial"/>
          <w:b/>
          <w:bCs/>
          <w:color w:val="1F497D" w:themeColor="text2"/>
          <w:u w:val="single"/>
          <w:lang w:val="en-GB"/>
        </w:rPr>
        <w:t>package 1 (Coordination</w:t>
      </w:r>
      <w:proofErr w:type="gramStart"/>
      <w:r w:rsidRPr="00AC06A8">
        <w:rPr>
          <w:rFonts w:cs="Arial"/>
          <w:b/>
          <w:bCs/>
          <w:color w:val="1F497D" w:themeColor="text2"/>
          <w:u w:val="single"/>
          <w:lang w:val="en-GB"/>
        </w:rPr>
        <w:t>)</w:t>
      </w:r>
      <w:r w:rsidRPr="00AC06A8">
        <w:rPr>
          <w:rFonts w:cs="Arial"/>
          <w:b/>
          <w:bCs/>
          <w:color w:val="1F497D" w:themeColor="text2"/>
          <w:lang w:val="en-GB"/>
        </w:rPr>
        <w:t xml:space="preserve"> ...</w:t>
      </w:r>
      <w:proofErr w:type="gramEnd"/>
    </w:p>
    <w:p w14:paraId="20BFA080" w14:textId="4DEFBE6E" w:rsidR="00D876D0" w:rsidRDefault="00D876D0" w:rsidP="00500C35">
      <w:pPr>
        <w:tabs>
          <w:tab w:val="left" w:pos="3628"/>
        </w:tabs>
        <w:spacing w:after="0"/>
        <w:jc w:val="both"/>
        <w:rPr>
          <w:rFonts w:cs="Arial"/>
          <w:b/>
          <w:bCs/>
          <w:color w:val="1F497D" w:themeColor="text2"/>
          <w:lang w:val="en-GB"/>
        </w:rPr>
      </w:pPr>
      <w:r w:rsidRPr="00AC06A8">
        <w:rPr>
          <w:rFonts w:cs="Arial"/>
          <w:bCs/>
          <w:lang w:val="en-GB"/>
        </w:rPr>
        <w:t xml:space="preserve">In </w:t>
      </w:r>
      <w:r w:rsidRPr="00AC06A8">
        <w:rPr>
          <w:rFonts w:cs="Arial"/>
          <w:b/>
          <w:bCs/>
          <w:color w:val="1F497D" w:themeColor="text2"/>
          <w:u w:val="single"/>
          <w:lang w:val="en-GB"/>
        </w:rPr>
        <w:t>work</w:t>
      </w:r>
      <w:r>
        <w:rPr>
          <w:rFonts w:cs="Arial"/>
          <w:b/>
          <w:bCs/>
          <w:color w:val="1F497D" w:themeColor="text2"/>
          <w:u w:val="single"/>
          <w:lang w:val="en-GB"/>
        </w:rPr>
        <w:t xml:space="preserve"> </w:t>
      </w:r>
      <w:r w:rsidRPr="00AC06A8">
        <w:rPr>
          <w:rFonts w:cs="Arial"/>
          <w:b/>
          <w:bCs/>
          <w:color w:val="1F497D" w:themeColor="text2"/>
          <w:u w:val="single"/>
          <w:lang w:val="en-GB"/>
        </w:rPr>
        <w:t>package 2 (Data Centre</w:t>
      </w:r>
      <w:proofErr w:type="gramStart"/>
      <w:r w:rsidRPr="00AC06A8">
        <w:rPr>
          <w:rFonts w:cs="Arial"/>
          <w:b/>
          <w:bCs/>
          <w:color w:val="1F497D" w:themeColor="text2"/>
          <w:u w:val="single"/>
          <w:lang w:val="en-GB"/>
        </w:rPr>
        <w:t>)</w:t>
      </w:r>
      <w:r w:rsidRPr="00AC06A8">
        <w:rPr>
          <w:rFonts w:cs="Arial"/>
          <w:b/>
          <w:bCs/>
          <w:color w:val="1F497D" w:themeColor="text2"/>
          <w:lang w:val="en-GB"/>
        </w:rPr>
        <w:t xml:space="preserve"> ...</w:t>
      </w:r>
      <w:r w:rsidR="00500C35">
        <w:rPr>
          <w:rFonts w:cs="Arial"/>
          <w:b/>
          <w:bCs/>
          <w:color w:val="1F497D" w:themeColor="text2"/>
          <w:lang w:val="en-GB"/>
        </w:rPr>
        <w:tab/>
      </w:r>
      <w:proofErr w:type="gramEnd"/>
    </w:p>
    <w:p w14:paraId="227B9EAA" w14:textId="27E12722" w:rsidR="00D9776F" w:rsidRPr="00B068E6" w:rsidRDefault="00D9776F" w:rsidP="00B068E6">
      <w:pPr>
        <w:spacing w:after="0"/>
        <w:jc w:val="both"/>
        <w:rPr>
          <w:lang w:val="en"/>
        </w:rPr>
      </w:pPr>
      <w:r w:rsidRPr="00B068E6">
        <w:rPr>
          <w:lang w:val="en"/>
        </w:rPr>
        <w:t xml:space="preserve">Regarding data provision (WP2), the data collection of the long-term field experimental data as part of Task 2.2 (D2.2) turned out to be significantly more difficult than expected. This can primarily be referred to the situation that only very few LTFEs are involved as partners in the BonaRes funding initiative. Hence, the BonaRes Centre has no real mandate to request the LTFE data to be prepared and submitted to a joint database. Consequently, much effort has to be spent to generate the required incentives for the </w:t>
      </w:r>
      <w:commentRangeStart w:id="16"/>
      <w:r w:rsidRPr="00B068E6">
        <w:rPr>
          <w:lang w:val="en"/>
        </w:rPr>
        <w:t>LTFEs.</w:t>
      </w:r>
      <w:commentRangeEnd w:id="16"/>
      <w:r w:rsidR="00DA598D">
        <w:rPr>
          <w:rStyle w:val="Kommentarzeichen"/>
        </w:rPr>
        <w:commentReference w:id="16"/>
      </w:r>
      <w:r w:rsidRPr="00B068E6">
        <w:rPr>
          <w:lang w:val="en"/>
        </w:rPr>
        <w:t xml:space="preserve"> One effort was organizing an LTFE Workshop to initiate an LTFE network in Germany and to better integrate the LTFEs in the BonaRes research planned for the second funding phase. Consequently, the collection of LTFE data is delayed and will be continued in the second funding phase. </w:t>
      </w:r>
      <w:commentRangeStart w:id="17"/>
      <w:r w:rsidR="00B068E6" w:rsidRPr="00B068E6">
        <w:rPr>
          <w:lang w:val="en"/>
        </w:rPr>
        <w:t>Until now r</w:t>
      </w:r>
      <w:r w:rsidRPr="00B068E6">
        <w:rPr>
          <w:lang w:val="en"/>
        </w:rPr>
        <w:t xml:space="preserve">esearch data from V140 Müncheberg </w:t>
      </w:r>
      <w:r w:rsidR="00B068E6" w:rsidRPr="00B068E6">
        <w:rPr>
          <w:lang w:val="en"/>
        </w:rPr>
        <w:t>is</w:t>
      </w:r>
      <w:r w:rsidRPr="00B068E6">
        <w:rPr>
          <w:lang w:val="en"/>
        </w:rPr>
        <w:t xml:space="preserve"> published. Research data from </w:t>
      </w:r>
      <w:proofErr w:type="spellStart"/>
      <w:r w:rsidRPr="00B068E6">
        <w:rPr>
          <w:lang w:val="en"/>
        </w:rPr>
        <w:t>Dauerdüngungsversuch</w:t>
      </w:r>
      <w:proofErr w:type="spellEnd"/>
      <w:r w:rsidRPr="00B068E6">
        <w:rPr>
          <w:lang w:val="en"/>
        </w:rPr>
        <w:t xml:space="preserve"> </w:t>
      </w:r>
      <w:proofErr w:type="spellStart"/>
      <w:r w:rsidRPr="00B068E6">
        <w:rPr>
          <w:lang w:val="en"/>
        </w:rPr>
        <w:t>Dikopshof</w:t>
      </w:r>
      <w:proofErr w:type="spellEnd"/>
      <w:r w:rsidRPr="00B068E6">
        <w:rPr>
          <w:lang w:val="en"/>
        </w:rPr>
        <w:t xml:space="preserve"> (University of Bonn), </w:t>
      </w:r>
      <w:proofErr w:type="spellStart"/>
      <w:r w:rsidRPr="00B068E6">
        <w:rPr>
          <w:lang w:val="en"/>
        </w:rPr>
        <w:t>Langzeit-Düngungsversuch</w:t>
      </w:r>
      <w:proofErr w:type="spellEnd"/>
      <w:r w:rsidRPr="00B068E6">
        <w:rPr>
          <w:lang w:val="en"/>
        </w:rPr>
        <w:t xml:space="preserve"> Darmstadt (</w:t>
      </w:r>
      <w:proofErr w:type="spellStart"/>
      <w:r w:rsidRPr="00B068E6">
        <w:rPr>
          <w:lang w:val="en"/>
        </w:rPr>
        <w:t>Forschungsring</w:t>
      </w:r>
      <w:proofErr w:type="spellEnd"/>
      <w:r w:rsidRPr="00B068E6">
        <w:rPr>
          <w:lang w:val="en"/>
        </w:rPr>
        <w:t xml:space="preserve"> </w:t>
      </w:r>
      <w:proofErr w:type="spellStart"/>
      <w:r w:rsidRPr="00B068E6">
        <w:rPr>
          <w:lang w:val="en"/>
        </w:rPr>
        <w:t>e.V</w:t>
      </w:r>
      <w:proofErr w:type="spellEnd"/>
      <w:r w:rsidRPr="00B068E6">
        <w:rPr>
          <w:lang w:val="en"/>
        </w:rPr>
        <w:t xml:space="preserve">.), </w:t>
      </w:r>
      <w:proofErr w:type="spellStart"/>
      <w:r w:rsidRPr="00B068E6">
        <w:rPr>
          <w:lang w:val="en"/>
        </w:rPr>
        <w:t>Hohes</w:t>
      </w:r>
      <w:proofErr w:type="spellEnd"/>
      <w:r w:rsidRPr="00B068E6">
        <w:rPr>
          <w:lang w:val="en"/>
        </w:rPr>
        <w:t xml:space="preserve"> Feld- </w:t>
      </w:r>
      <w:proofErr w:type="spellStart"/>
      <w:r w:rsidRPr="00B068E6">
        <w:rPr>
          <w:lang w:val="en"/>
        </w:rPr>
        <w:t>Bodenbearbeitung</w:t>
      </w:r>
      <w:proofErr w:type="spellEnd"/>
      <w:r w:rsidRPr="00B068E6">
        <w:rPr>
          <w:lang w:val="en"/>
        </w:rPr>
        <w:t xml:space="preserve"> (University of </w:t>
      </w:r>
      <w:proofErr w:type="spellStart"/>
      <w:r w:rsidRPr="00B068E6">
        <w:rPr>
          <w:lang w:val="en"/>
        </w:rPr>
        <w:t>Göttingen</w:t>
      </w:r>
      <w:proofErr w:type="spellEnd"/>
      <w:r w:rsidRPr="00B068E6">
        <w:rPr>
          <w:lang w:val="en"/>
        </w:rPr>
        <w:t xml:space="preserve">), </w:t>
      </w:r>
      <w:proofErr w:type="spellStart"/>
      <w:r w:rsidRPr="00B068E6">
        <w:rPr>
          <w:lang w:val="en"/>
        </w:rPr>
        <w:t>Garte-Süd-Bodenbearbeitung</w:t>
      </w:r>
      <w:proofErr w:type="spellEnd"/>
      <w:r w:rsidRPr="00B068E6">
        <w:rPr>
          <w:lang w:val="en"/>
        </w:rPr>
        <w:t xml:space="preserve"> (</w:t>
      </w:r>
      <w:proofErr w:type="spellStart"/>
      <w:r w:rsidRPr="00B068E6">
        <w:rPr>
          <w:lang w:val="en"/>
        </w:rPr>
        <w:t>Reinshof</w:t>
      </w:r>
      <w:proofErr w:type="spellEnd"/>
      <w:r w:rsidRPr="00B068E6">
        <w:rPr>
          <w:lang w:val="en"/>
        </w:rPr>
        <w:t xml:space="preserve">, University of </w:t>
      </w:r>
      <w:proofErr w:type="spellStart"/>
      <w:r w:rsidRPr="00B068E6">
        <w:rPr>
          <w:lang w:val="en"/>
        </w:rPr>
        <w:t>Göttingen</w:t>
      </w:r>
      <w:proofErr w:type="spellEnd"/>
      <w:r w:rsidRPr="00B068E6">
        <w:rPr>
          <w:lang w:val="en"/>
        </w:rPr>
        <w:t xml:space="preserve">), </w:t>
      </w:r>
      <w:proofErr w:type="spellStart"/>
      <w:proofErr w:type="gramStart"/>
      <w:r w:rsidRPr="00B068E6">
        <w:rPr>
          <w:lang w:val="en"/>
        </w:rPr>
        <w:t>Phosphordüngungsstrategien</w:t>
      </w:r>
      <w:proofErr w:type="spellEnd"/>
      <w:proofErr w:type="gramEnd"/>
      <w:r w:rsidRPr="00B068E6">
        <w:rPr>
          <w:lang w:val="en"/>
        </w:rPr>
        <w:t xml:space="preserve"> (University of Rostock), IOSDV-</w:t>
      </w:r>
      <w:proofErr w:type="spellStart"/>
      <w:r w:rsidRPr="00B068E6">
        <w:rPr>
          <w:lang w:val="en"/>
        </w:rPr>
        <w:t>Versuch</w:t>
      </w:r>
      <w:proofErr w:type="spellEnd"/>
      <w:r w:rsidRPr="00B068E6">
        <w:rPr>
          <w:lang w:val="en"/>
        </w:rPr>
        <w:t xml:space="preserve"> </w:t>
      </w:r>
      <w:proofErr w:type="spellStart"/>
      <w:r w:rsidRPr="00B068E6">
        <w:rPr>
          <w:lang w:val="en"/>
        </w:rPr>
        <w:t>Dülmen</w:t>
      </w:r>
      <w:proofErr w:type="spellEnd"/>
      <w:r w:rsidRPr="00B068E6">
        <w:rPr>
          <w:lang w:val="en"/>
        </w:rPr>
        <w:t xml:space="preserve"> (YARA) were transferred into the database scheme. Before publication some more quality checks and conversations are necessary.</w:t>
      </w:r>
      <w:commentRangeEnd w:id="17"/>
      <w:r w:rsidR="00DA598D">
        <w:rPr>
          <w:rStyle w:val="Kommentarzeichen"/>
        </w:rPr>
        <w:commentReference w:id="17"/>
      </w:r>
      <w:r w:rsidRPr="00B068E6">
        <w:rPr>
          <w:lang w:val="en"/>
        </w:rPr>
        <w:t xml:space="preserve"> Standards were applied where suitable.</w:t>
      </w:r>
    </w:p>
    <w:p w14:paraId="4BAE9186" w14:textId="2C50CBC1" w:rsidR="00D9776F" w:rsidRPr="00B068E6" w:rsidRDefault="00B068E6" w:rsidP="00B068E6">
      <w:pPr>
        <w:spacing w:after="0"/>
        <w:jc w:val="both"/>
        <w:rPr>
          <w:lang w:val="en"/>
        </w:rPr>
      </w:pPr>
      <w:r w:rsidRPr="00B068E6">
        <w:rPr>
          <w:lang w:val="en"/>
        </w:rPr>
        <w:t>T</w:t>
      </w:r>
      <w:r w:rsidR="00D9776F" w:rsidRPr="00B068E6">
        <w:rPr>
          <w:lang w:val="en"/>
        </w:rPr>
        <w:t xml:space="preserve">he connection of the BonaRes Data Repository to </w:t>
      </w:r>
      <w:proofErr w:type="spellStart"/>
      <w:r w:rsidR="00D9776F" w:rsidRPr="00B068E6">
        <w:rPr>
          <w:lang w:val="en"/>
        </w:rPr>
        <w:t>Edaphobase</w:t>
      </w:r>
      <w:proofErr w:type="spellEnd"/>
      <w:r w:rsidR="00D9776F" w:rsidRPr="00B068E6">
        <w:rPr>
          <w:lang w:val="en"/>
        </w:rPr>
        <w:t xml:space="preserve"> (M2.2.4) is delayed. </w:t>
      </w:r>
      <w:commentRangeStart w:id="18"/>
      <w:r w:rsidR="00D9776F" w:rsidRPr="00B068E6">
        <w:rPr>
          <w:lang w:val="en"/>
        </w:rPr>
        <w:t xml:space="preserve">As for the establishment of this data-exchange link the central BonaRes database structure needed to be realized first, this work was planned to start in the second half of the first funding phase. </w:t>
      </w:r>
      <w:commentRangeEnd w:id="18"/>
      <w:r w:rsidR="00DA36AB">
        <w:rPr>
          <w:rStyle w:val="Kommentarzeichen"/>
        </w:rPr>
        <w:commentReference w:id="18"/>
      </w:r>
      <w:r w:rsidR="00D9776F" w:rsidRPr="00B068E6">
        <w:rPr>
          <w:lang w:val="en"/>
        </w:rPr>
        <w:t>Due to difficulties in finding a qualified person, the corresponding position at SGN was finally filled in the middle of 2017. An initial exchange at the metadata level between both databases is in progress and mutual harvesting of the repositories is possible. The work on the exchange of research data between the repositories was postponed to the 2nd phase.</w:t>
      </w:r>
      <w:r w:rsidR="00D9776F" w:rsidRPr="00B068E6" w:rsidDel="008B58A5">
        <w:rPr>
          <w:lang w:val="en"/>
        </w:rPr>
        <w:t xml:space="preserve"> </w:t>
      </w:r>
    </w:p>
    <w:p w14:paraId="32250EFE" w14:textId="77777777" w:rsidR="009470EE" w:rsidRDefault="009470EE" w:rsidP="009470EE">
      <w:pPr>
        <w:spacing w:after="0"/>
        <w:jc w:val="both"/>
        <w:rPr>
          <w:lang w:val="en-US"/>
        </w:rPr>
      </w:pPr>
    </w:p>
    <w:p w14:paraId="06E053F4" w14:textId="77777777" w:rsidR="00500C35" w:rsidRPr="00500C35" w:rsidRDefault="00500C35" w:rsidP="00500C35">
      <w:pPr>
        <w:tabs>
          <w:tab w:val="left" w:pos="3628"/>
        </w:tabs>
        <w:spacing w:after="0"/>
        <w:rPr>
          <w:rFonts w:cs="Arial"/>
          <w:b/>
          <w:bCs/>
          <w:lang w:val="en-GB"/>
        </w:rPr>
      </w:pPr>
    </w:p>
    <w:p w14:paraId="727D014C" w14:textId="77777777" w:rsidR="00D876D0" w:rsidRPr="00AC06A8" w:rsidRDefault="00D876D0" w:rsidP="00D876D0">
      <w:pPr>
        <w:spacing w:after="0"/>
        <w:jc w:val="both"/>
        <w:rPr>
          <w:rFonts w:cs="Arial"/>
          <w:bCs/>
          <w:lang w:val="en-GB"/>
        </w:rPr>
      </w:pPr>
      <w:r w:rsidRPr="00AC06A8">
        <w:rPr>
          <w:rFonts w:cs="Arial"/>
          <w:bCs/>
          <w:lang w:val="en-GB"/>
        </w:rPr>
        <w:t xml:space="preserve">In </w:t>
      </w:r>
      <w:r w:rsidRPr="00AC06A8">
        <w:rPr>
          <w:rFonts w:cs="Arial"/>
          <w:b/>
          <w:bCs/>
          <w:color w:val="1F497D" w:themeColor="text2"/>
          <w:u w:val="single"/>
          <w:lang w:val="en-GB"/>
        </w:rPr>
        <w:t>work</w:t>
      </w:r>
      <w:r>
        <w:rPr>
          <w:rFonts w:cs="Arial"/>
          <w:b/>
          <w:bCs/>
          <w:color w:val="1F497D" w:themeColor="text2"/>
          <w:u w:val="single"/>
          <w:lang w:val="en-GB"/>
        </w:rPr>
        <w:t xml:space="preserve"> </w:t>
      </w:r>
      <w:r w:rsidRPr="00AC06A8">
        <w:rPr>
          <w:rFonts w:cs="Arial"/>
          <w:b/>
          <w:bCs/>
          <w:color w:val="1F497D" w:themeColor="text2"/>
          <w:u w:val="single"/>
          <w:lang w:val="en-GB"/>
        </w:rPr>
        <w:t>package 3 (Models &amp; Tools</w:t>
      </w:r>
      <w:proofErr w:type="gramStart"/>
      <w:r w:rsidRPr="00AC06A8">
        <w:rPr>
          <w:rFonts w:cs="Arial"/>
          <w:b/>
          <w:bCs/>
          <w:color w:val="1F497D" w:themeColor="text2"/>
          <w:u w:val="single"/>
          <w:lang w:val="en-GB"/>
        </w:rPr>
        <w:t>)</w:t>
      </w:r>
      <w:r w:rsidRPr="00AC06A8">
        <w:rPr>
          <w:rFonts w:cs="Arial"/>
          <w:bCs/>
          <w:lang w:val="en-GB"/>
        </w:rPr>
        <w:t xml:space="preserve"> ...</w:t>
      </w:r>
      <w:proofErr w:type="gramEnd"/>
    </w:p>
    <w:p w14:paraId="40A7C6A8" w14:textId="77777777" w:rsidR="00D876D0" w:rsidRPr="00AC06A8" w:rsidRDefault="00D876D0" w:rsidP="00D876D0">
      <w:pPr>
        <w:spacing w:after="0"/>
        <w:jc w:val="both"/>
        <w:rPr>
          <w:rFonts w:cs="Arial"/>
          <w:bCs/>
          <w:lang w:val="en-GB"/>
        </w:rPr>
      </w:pPr>
      <w:r w:rsidRPr="00AC06A8">
        <w:rPr>
          <w:rFonts w:cs="Arial"/>
          <w:bCs/>
          <w:lang w:val="en-GB"/>
        </w:rPr>
        <w:t xml:space="preserve">In </w:t>
      </w:r>
      <w:r w:rsidRPr="00AC06A8">
        <w:rPr>
          <w:rFonts w:cs="Arial"/>
          <w:b/>
          <w:bCs/>
          <w:color w:val="1F497D" w:themeColor="text2"/>
          <w:u w:val="single"/>
          <w:lang w:val="en-GB"/>
        </w:rPr>
        <w:t>work package 4 (BonaRes Portal</w:t>
      </w:r>
      <w:proofErr w:type="gramStart"/>
      <w:r w:rsidRPr="00AC06A8">
        <w:rPr>
          <w:rFonts w:cs="Arial"/>
          <w:b/>
          <w:bCs/>
          <w:color w:val="1F497D" w:themeColor="text2"/>
          <w:u w:val="single"/>
          <w:lang w:val="en-GB"/>
        </w:rPr>
        <w:t>)</w:t>
      </w:r>
      <w:r w:rsidRPr="00AC06A8">
        <w:rPr>
          <w:rFonts w:cs="Arial"/>
          <w:bCs/>
          <w:lang w:val="en-GB"/>
        </w:rPr>
        <w:t xml:space="preserve"> ...</w:t>
      </w:r>
      <w:proofErr w:type="gramEnd"/>
    </w:p>
    <w:p w14:paraId="7F7CF338" w14:textId="77777777" w:rsidR="00D876D0" w:rsidRPr="00AC06A8" w:rsidRDefault="00D876D0" w:rsidP="00D876D0">
      <w:pPr>
        <w:spacing w:after="0"/>
        <w:jc w:val="both"/>
        <w:rPr>
          <w:rFonts w:cs="Arial"/>
          <w:bCs/>
          <w:lang w:val="en-GB"/>
        </w:rPr>
      </w:pPr>
    </w:p>
    <w:p w14:paraId="778BA387" w14:textId="77777777" w:rsidR="00D876D0" w:rsidRPr="00AC06A8" w:rsidRDefault="00D876D0" w:rsidP="00D876D0">
      <w:pPr>
        <w:autoSpaceDE w:val="0"/>
        <w:autoSpaceDN w:val="0"/>
        <w:adjustRightInd w:val="0"/>
        <w:spacing w:after="0"/>
        <w:jc w:val="both"/>
        <w:rPr>
          <w:rFonts w:cs="Arial"/>
          <w:b/>
          <w:bCs/>
          <w:color w:val="1F497D" w:themeColor="text2"/>
          <w:sz w:val="24"/>
          <w:szCs w:val="24"/>
          <w:lang w:val="en-GB"/>
        </w:rPr>
      </w:pPr>
    </w:p>
    <w:p w14:paraId="430D595F" w14:textId="77777777" w:rsidR="00D876D0" w:rsidRPr="00500C35" w:rsidRDefault="00D876D0" w:rsidP="00D876D0">
      <w:pPr>
        <w:autoSpaceDE w:val="0"/>
        <w:autoSpaceDN w:val="0"/>
        <w:adjustRightInd w:val="0"/>
        <w:spacing w:after="0"/>
        <w:jc w:val="both"/>
        <w:rPr>
          <w:rFonts w:cs="Arial"/>
          <w:b/>
          <w:bCs/>
          <w:color w:val="1F497D" w:themeColor="text2"/>
          <w:sz w:val="24"/>
          <w:szCs w:val="24"/>
          <w:lang w:val="en-US"/>
        </w:rPr>
      </w:pPr>
      <w:r w:rsidRPr="00500C35">
        <w:rPr>
          <w:rFonts w:cs="Arial"/>
          <w:b/>
          <w:bCs/>
          <w:color w:val="1F497D" w:themeColor="text2"/>
          <w:sz w:val="24"/>
          <w:szCs w:val="24"/>
          <w:lang w:val="en-US"/>
        </w:rPr>
        <w:t>6.  Project Cooperation (Ute, 0.5 pages)</w:t>
      </w:r>
    </w:p>
    <w:p w14:paraId="5D6E4F82" w14:textId="08C0ADE3" w:rsidR="00D876D0" w:rsidRDefault="00D876D0" w:rsidP="00D876D0">
      <w:pPr>
        <w:autoSpaceDE w:val="0"/>
        <w:autoSpaceDN w:val="0"/>
        <w:adjustRightInd w:val="0"/>
        <w:spacing w:after="0"/>
        <w:jc w:val="both"/>
        <w:rPr>
          <w:rFonts w:cs="Arial"/>
          <w:bCs/>
          <w:lang w:val="en-GB"/>
        </w:rPr>
      </w:pPr>
      <w:r w:rsidRPr="00AC06A8">
        <w:rPr>
          <w:rFonts w:cs="Arial"/>
          <w:bCs/>
          <w:lang w:val="en-GB"/>
        </w:rPr>
        <w:t xml:space="preserve">Terms of cooperation within the BonaRes Centre were </w:t>
      </w:r>
      <w:r>
        <w:rPr>
          <w:rFonts w:cs="Arial"/>
          <w:bCs/>
          <w:lang w:val="en-GB"/>
        </w:rPr>
        <w:t xml:space="preserve">formally regulated by a </w:t>
      </w:r>
      <w:r w:rsidRPr="00290189">
        <w:rPr>
          <w:rFonts w:cs="Arial"/>
          <w:b/>
          <w:bCs/>
          <w:lang w:val="en-GB"/>
        </w:rPr>
        <w:t>cooperation</w:t>
      </w:r>
      <w:r>
        <w:rPr>
          <w:rFonts w:cs="Arial"/>
          <w:b/>
          <w:bCs/>
          <w:lang w:val="en-GB"/>
        </w:rPr>
        <w:t xml:space="preserve"> agreement</w:t>
      </w:r>
      <w:r>
        <w:rPr>
          <w:rFonts w:cs="Arial"/>
          <w:bCs/>
          <w:lang w:val="en-GB"/>
        </w:rPr>
        <w:t xml:space="preserve"> as well as </w:t>
      </w:r>
      <w:r w:rsidRPr="00290189">
        <w:rPr>
          <w:rFonts w:cs="Arial"/>
          <w:b/>
          <w:bCs/>
          <w:lang w:val="en-GB"/>
        </w:rPr>
        <w:t>plan</w:t>
      </w:r>
      <w:r>
        <w:rPr>
          <w:rFonts w:cs="Arial"/>
          <w:b/>
          <w:bCs/>
          <w:lang w:val="en-GB"/>
        </w:rPr>
        <w:t>s</w:t>
      </w:r>
      <w:r w:rsidRPr="00290189">
        <w:rPr>
          <w:rFonts w:cs="Arial"/>
          <w:b/>
          <w:bCs/>
          <w:lang w:val="en-GB"/>
        </w:rPr>
        <w:t xml:space="preserve"> on quality control and quality assurance</w:t>
      </w:r>
      <w:r>
        <w:rPr>
          <w:rFonts w:cs="Arial"/>
          <w:bCs/>
          <w:lang w:val="en-GB"/>
        </w:rPr>
        <w:t xml:space="preserve">. More importantly at this point is however the daily cooperation within the Centre. Since the work packages of the BonaRes Centre are not bound to single partners, not only close collaborations on administrative and scientific activities but also regular exchanges within der several work packages and the joint project are given. The </w:t>
      </w:r>
      <w:r w:rsidRPr="00014A4F">
        <w:rPr>
          <w:rFonts w:cs="Arial"/>
          <w:b/>
          <w:bCs/>
          <w:lang w:val="en-GB"/>
        </w:rPr>
        <w:t>Management Board</w:t>
      </w:r>
      <w:r>
        <w:rPr>
          <w:rFonts w:cs="Arial"/>
          <w:bCs/>
          <w:lang w:val="en-GB"/>
        </w:rPr>
        <w:t xml:space="preserve"> - consisting of work package leaders and the directors of UFZ and ZALF - exchanges interactions regularly. One work level – the so called Operational Management Board, was established from members of the BonaRes secretariat. It combines work package leaders and project leaders of the involved partners. There is a regular exchange in video- or telephone conferences on a fortnight basis. Also, there are face-to-face meetings in a 1-2 month time frame (if needed) in order to discuss progress that has been made in ongoing works, the Centre or while cooperating with </w:t>
      </w:r>
      <w:proofErr w:type="spellStart"/>
      <w:r>
        <w:rPr>
          <w:rFonts w:cs="Arial"/>
          <w:bCs/>
          <w:lang w:val="en-GB"/>
        </w:rPr>
        <w:t>Modul</w:t>
      </w:r>
      <w:proofErr w:type="spellEnd"/>
      <w:r>
        <w:rPr>
          <w:rFonts w:cs="Arial"/>
          <w:bCs/>
          <w:lang w:val="en-GB"/>
        </w:rPr>
        <w:t xml:space="preserve"> A projects. Working groups within work packages generally get together with all involved projects partner via video conferences once a week and occasionally in face-to-face meetings. As part of the BonaRes Portal an </w:t>
      </w:r>
      <w:proofErr w:type="spellStart"/>
      <w:r>
        <w:rPr>
          <w:rFonts w:cs="Arial"/>
          <w:bCs/>
          <w:lang w:val="en-GB"/>
        </w:rPr>
        <w:t>owncloud</w:t>
      </w:r>
      <w:proofErr w:type="spellEnd"/>
      <w:r>
        <w:rPr>
          <w:rFonts w:cs="Arial"/>
          <w:bCs/>
          <w:lang w:val="en-GB"/>
        </w:rPr>
        <w:t xml:space="preserve"> was established to allow members of the Centre to exchange documents. All in all, the combination of face-to-face meetings and telephone/video conferences as well as the </w:t>
      </w:r>
      <w:proofErr w:type="spellStart"/>
      <w:r>
        <w:rPr>
          <w:rFonts w:cs="Arial"/>
          <w:bCs/>
          <w:lang w:val="en-GB"/>
        </w:rPr>
        <w:t>owncloud</w:t>
      </w:r>
      <w:proofErr w:type="spellEnd"/>
      <w:r>
        <w:rPr>
          <w:rFonts w:cs="Arial"/>
          <w:bCs/>
          <w:lang w:val="en-GB"/>
        </w:rPr>
        <w:t xml:space="preserve"> for exchanging and editing documents has proven to be efficient for the ‘virtual’ Centre.</w:t>
      </w:r>
    </w:p>
    <w:p w14:paraId="6BED158D" w14:textId="77777777" w:rsidR="00D876D0" w:rsidRPr="00EE544E" w:rsidRDefault="00D876D0" w:rsidP="00D876D0">
      <w:pPr>
        <w:autoSpaceDE w:val="0"/>
        <w:autoSpaceDN w:val="0"/>
        <w:adjustRightInd w:val="0"/>
        <w:spacing w:after="0"/>
        <w:jc w:val="both"/>
        <w:rPr>
          <w:rFonts w:cs="Arial"/>
          <w:bCs/>
          <w:lang w:val="en-GB"/>
        </w:rPr>
      </w:pPr>
    </w:p>
    <w:p w14:paraId="0160AE93" w14:textId="77777777" w:rsidR="00D876D0" w:rsidRPr="00EE544E" w:rsidRDefault="00D876D0" w:rsidP="00D876D0">
      <w:pPr>
        <w:autoSpaceDE w:val="0"/>
        <w:autoSpaceDN w:val="0"/>
        <w:adjustRightInd w:val="0"/>
        <w:spacing w:after="0"/>
        <w:jc w:val="both"/>
        <w:rPr>
          <w:rFonts w:cs="Arial"/>
          <w:bCs/>
          <w:lang w:val="en-GB"/>
        </w:rPr>
      </w:pPr>
    </w:p>
    <w:p w14:paraId="7515E3B0" w14:textId="77777777" w:rsidR="00D876D0" w:rsidRPr="000F2F61" w:rsidRDefault="00D876D0" w:rsidP="00D876D0">
      <w:pPr>
        <w:autoSpaceDE w:val="0"/>
        <w:autoSpaceDN w:val="0"/>
        <w:adjustRightInd w:val="0"/>
        <w:spacing w:after="0"/>
        <w:jc w:val="both"/>
        <w:rPr>
          <w:rFonts w:cs="Arial"/>
          <w:b/>
          <w:bCs/>
          <w:color w:val="1F497D" w:themeColor="text2"/>
          <w:sz w:val="24"/>
          <w:szCs w:val="24"/>
          <w:lang w:val="en-GB"/>
        </w:rPr>
      </w:pPr>
      <w:r w:rsidRPr="000F2F61">
        <w:rPr>
          <w:rFonts w:cs="Arial"/>
          <w:b/>
          <w:bCs/>
          <w:color w:val="1F497D" w:themeColor="text2"/>
          <w:sz w:val="24"/>
          <w:szCs w:val="24"/>
          <w:lang w:val="en-GB"/>
        </w:rPr>
        <w:t xml:space="preserve">7. Cooperation with </w:t>
      </w:r>
      <w:proofErr w:type="spellStart"/>
      <w:r w:rsidRPr="000F2F61">
        <w:rPr>
          <w:rFonts w:cs="Arial"/>
          <w:b/>
          <w:bCs/>
          <w:color w:val="1F497D" w:themeColor="text2"/>
          <w:sz w:val="24"/>
          <w:szCs w:val="24"/>
          <w:lang w:val="en-GB"/>
        </w:rPr>
        <w:t>Modul</w:t>
      </w:r>
      <w:proofErr w:type="spellEnd"/>
      <w:r w:rsidRPr="000F2F61">
        <w:rPr>
          <w:rFonts w:cs="Arial"/>
          <w:b/>
          <w:bCs/>
          <w:color w:val="1F497D" w:themeColor="text2"/>
          <w:sz w:val="24"/>
          <w:szCs w:val="24"/>
          <w:lang w:val="en-GB"/>
        </w:rPr>
        <w:t xml:space="preserve"> A projects regarding scientific coordination/communication, modelling activities and data provision</w:t>
      </w:r>
      <w:r>
        <w:rPr>
          <w:rFonts w:cs="Arial"/>
          <w:b/>
          <w:bCs/>
          <w:color w:val="1F497D" w:themeColor="text2"/>
          <w:sz w:val="24"/>
          <w:szCs w:val="24"/>
          <w:lang w:val="en-GB"/>
        </w:rPr>
        <w:t>…</w:t>
      </w:r>
    </w:p>
    <w:p w14:paraId="63CCD02C" w14:textId="77777777" w:rsidR="00D876D0" w:rsidRPr="00AB6917" w:rsidRDefault="00D876D0" w:rsidP="00D876D0">
      <w:pPr>
        <w:autoSpaceDE w:val="0"/>
        <w:autoSpaceDN w:val="0"/>
        <w:adjustRightInd w:val="0"/>
        <w:spacing w:after="0"/>
        <w:jc w:val="both"/>
        <w:rPr>
          <w:rFonts w:cs="Arial"/>
          <w:bCs/>
          <w:lang w:val="en-GB"/>
        </w:rPr>
      </w:pPr>
    </w:p>
    <w:p w14:paraId="435B0951" w14:textId="77777777" w:rsidR="00D876D0" w:rsidRPr="004F250B" w:rsidRDefault="00D876D0" w:rsidP="00D876D0">
      <w:pPr>
        <w:autoSpaceDE w:val="0"/>
        <w:autoSpaceDN w:val="0"/>
        <w:adjustRightInd w:val="0"/>
        <w:spacing w:after="0"/>
        <w:jc w:val="both"/>
        <w:rPr>
          <w:rFonts w:cs="Arial"/>
          <w:b/>
          <w:bCs/>
          <w:color w:val="1F497D" w:themeColor="text2"/>
          <w:lang w:val="en-GB"/>
        </w:rPr>
      </w:pPr>
      <w:r w:rsidRPr="004F250B">
        <w:rPr>
          <w:rFonts w:cs="Arial"/>
          <w:b/>
          <w:bCs/>
          <w:color w:val="1F497D" w:themeColor="text2"/>
          <w:lang w:val="en-GB"/>
        </w:rPr>
        <w:t xml:space="preserve">Scientific cooperation and communication (Ute, 0.5 </w:t>
      </w:r>
      <w:r>
        <w:rPr>
          <w:rFonts w:cs="Arial"/>
          <w:b/>
          <w:bCs/>
          <w:color w:val="1F497D" w:themeColor="text2"/>
          <w:lang w:val="en-GB"/>
        </w:rPr>
        <w:t>pages</w:t>
      </w:r>
      <w:r w:rsidRPr="004F250B">
        <w:rPr>
          <w:rFonts w:cs="Arial"/>
          <w:b/>
          <w:bCs/>
          <w:color w:val="1F497D" w:themeColor="text2"/>
          <w:lang w:val="en-GB"/>
        </w:rPr>
        <w:t>)</w:t>
      </w:r>
    </w:p>
    <w:p w14:paraId="16814065" w14:textId="77777777" w:rsidR="00D876D0" w:rsidRPr="004F250B" w:rsidRDefault="00D876D0" w:rsidP="00D876D0">
      <w:pPr>
        <w:autoSpaceDE w:val="0"/>
        <w:autoSpaceDN w:val="0"/>
        <w:adjustRightInd w:val="0"/>
        <w:spacing w:after="0"/>
        <w:jc w:val="both"/>
        <w:rPr>
          <w:rFonts w:cs="Arial"/>
          <w:b/>
          <w:bCs/>
          <w:lang w:val="en-GB"/>
        </w:rPr>
      </w:pPr>
    </w:p>
    <w:p w14:paraId="77901F9B" w14:textId="77777777" w:rsidR="00D876D0" w:rsidRPr="004F250B" w:rsidRDefault="00D876D0" w:rsidP="00D876D0">
      <w:pPr>
        <w:autoSpaceDE w:val="0"/>
        <w:autoSpaceDN w:val="0"/>
        <w:adjustRightInd w:val="0"/>
        <w:spacing w:after="0"/>
        <w:jc w:val="both"/>
        <w:rPr>
          <w:rFonts w:cs="Arial"/>
          <w:b/>
          <w:bCs/>
          <w:color w:val="1F497D" w:themeColor="text2"/>
          <w:lang w:val="en-GB"/>
        </w:rPr>
      </w:pPr>
      <w:r w:rsidRPr="004F250B">
        <w:rPr>
          <w:rFonts w:cs="Arial"/>
          <w:b/>
          <w:bCs/>
          <w:color w:val="1F497D" w:themeColor="text2"/>
          <w:lang w:val="en-GB"/>
        </w:rPr>
        <w:t>Modelling activities (Hans-Jörg, Katharina, 1 page)</w:t>
      </w:r>
    </w:p>
    <w:p w14:paraId="6F1970FF" w14:textId="77777777" w:rsidR="00D876D0" w:rsidRPr="00AB6917" w:rsidRDefault="00D876D0" w:rsidP="00D876D0">
      <w:pPr>
        <w:spacing w:after="0"/>
        <w:jc w:val="both"/>
        <w:rPr>
          <w:lang w:val="en-GB"/>
        </w:rPr>
      </w:pPr>
      <w:r w:rsidRPr="00AB6917">
        <w:rPr>
          <w:lang w:val="en-GB"/>
        </w:rPr>
        <w:t>Systemic modelling (Hans-Jörg)</w:t>
      </w:r>
    </w:p>
    <w:p w14:paraId="3E10D1DC" w14:textId="77777777" w:rsidR="00D876D0" w:rsidRPr="00AB6917" w:rsidRDefault="00D876D0" w:rsidP="00D876D0">
      <w:pPr>
        <w:spacing w:after="0"/>
        <w:jc w:val="both"/>
        <w:rPr>
          <w:lang w:val="en-GB"/>
        </w:rPr>
      </w:pPr>
      <w:r w:rsidRPr="00AB6917">
        <w:rPr>
          <w:lang w:val="en-GB"/>
        </w:rPr>
        <w:t>Assessment &amp; Governance (Katharina)</w:t>
      </w:r>
    </w:p>
    <w:p w14:paraId="264FBC11" w14:textId="77777777" w:rsidR="00D876D0" w:rsidRPr="00AB6917" w:rsidRDefault="00D876D0" w:rsidP="00D876D0">
      <w:pPr>
        <w:spacing w:after="0"/>
        <w:jc w:val="both"/>
        <w:rPr>
          <w:lang w:val="en-GB"/>
        </w:rPr>
      </w:pPr>
    </w:p>
    <w:p w14:paraId="5BEE952B" w14:textId="28A4AF2C" w:rsidR="00D876D0" w:rsidRPr="00AB6917" w:rsidRDefault="00D876D0" w:rsidP="00D876D0">
      <w:pPr>
        <w:autoSpaceDE w:val="0"/>
        <w:autoSpaceDN w:val="0"/>
        <w:adjustRightInd w:val="0"/>
        <w:spacing w:after="0"/>
        <w:jc w:val="both"/>
        <w:rPr>
          <w:rFonts w:cs="Arial"/>
          <w:b/>
          <w:bCs/>
          <w:color w:val="1F497D" w:themeColor="text2"/>
          <w:lang w:val="en-GB"/>
        </w:rPr>
      </w:pPr>
      <w:r w:rsidRPr="00AB6917">
        <w:rPr>
          <w:rFonts w:cs="Arial"/>
          <w:b/>
          <w:bCs/>
          <w:color w:val="1F497D" w:themeColor="text2"/>
          <w:lang w:val="en-GB"/>
        </w:rPr>
        <w:t>Data provision (Uwe, 1 page)</w:t>
      </w:r>
    </w:p>
    <w:p w14:paraId="71ACF622" w14:textId="2A40BD07" w:rsidR="009470EE" w:rsidRDefault="00AA7BF8" w:rsidP="009470EE">
      <w:pPr>
        <w:autoSpaceDE w:val="0"/>
        <w:autoSpaceDN w:val="0"/>
        <w:adjustRightInd w:val="0"/>
        <w:spacing w:after="0"/>
        <w:jc w:val="both"/>
        <w:rPr>
          <w:lang w:val="en"/>
        </w:rPr>
      </w:pPr>
      <w:r>
        <w:rPr>
          <w:lang w:val="en"/>
        </w:rPr>
        <w:t xml:space="preserve">The tasks of the Data </w:t>
      </w:r>
      <w:del w:id="19" w:author="Eberhardt, Einar" w:date="2018-08-24T17:53:00Z">
        <w:r w:rsidDel="00BC3A74">
          <w:rPr>
            <w:lang w:val="en"/>
          </w:rPr>
          <w:delText>Centte</w:delText>
        </w:r>
        <w:r w:rsidR="009470EE" w:rsidDel="00BC3A74">
          <w:rPr>
            <w:lang w:val="en"/>
          </w:rPr>
          <w:delText xml:space="preserve"> </w:delText>
        </w:r>
      </w:del>
      <w:ins w:id="20" w:author="Eberhardt, Einar" w:date="2018-08-24T17:53:00Z">
        <w:r w:rsidR="00BC3A74">
          <w:rPr>
            <w:lang w:val="en"/>
          </w:rPr>
          <w:t xml:space="preserve">Centre </w:t>
        </w:r>
      </w:ins>
      <w:r w:rsidR="009470EE">
        <w:rPr>
          <w:lang w:val="en"/>
        </w:rPr>
        <w:t>include the support of the BonaRes module-A projects in questions of use and reuse of research data, data managem</w:t>
      </w:r>
      <w:r>
        <w:rPr>
          <w:lang w:val="en"/>
        </w:rPr>
        <w:t>ent and data collection. A</w:t>
      </w:r>
      <w:r w:rsidR="009470EE">
        <w:rPr>
          <w:lang w:val="en"/>
        </w:rPr>
        <w:t xml:space="preserve"> very good communication with the A projects was established (online survey, participation in project meetings) in the first phase of the project</w:t>
      </w:r>
      <w:r>
        <w:rPr>
          <w:lang w:val="en"/>
        </w:rPr>
        <w:t>. In the reporting period</w:t>
      </w:r>
      <w:r w:rsidR="009470EE">
        <w:rPr>
          <w:lang w:val="en"/>
        </w:rPr>
        <w:t xml:space="preserve">, it was more about organizing data management within the projects to better prepare their research data for reuse. As an example, it became necessary to collaborate with the A projects to provide their data with corresponding spatial information (coordinates). The goal was to have one set of valid spatial information per </w:t>
      </w:r>
      <w:proofErr w:type="gramStart"/>
      <w:r w:rsidR="009470EE">
        <w:rPr>
          <w:lang w:val="en"/>
        </w:rPr>
        <w:t>A</w:t>
      </w:r>
      <w:proofErr w:type="gramEnd"/>
      <w:r w:rsidR="009470EE">
        <w:rPr>
          <w:lang w:val="en"/>
        </w:rPr>
        <w:t xml:space="preserve"> project. This makes the comparability within the project easier and facilitates the reusability via the improved spatial search. There is sometimes a great deal of effort to bring the data that is passed to the data center in a suitable structure. For this purpose, personal meetings (ORDIAMUR) were used as well as telephone advice (ORDIAMUR, INNOSOILPHOS, SIGNAL, Soil3, SUSALPS, LTFE, and External) and intensive mail contact. Participation in joint project meetings has proved fruitful and will continue (SIGNAL 18.1.2018 &amp; 24.4.2018). </w:t>
      </w:r>
    </w:p>
    <w:p w14:paraId="027A9EF8" w14:textId="29A9F873" w:rsidR="009470EE" w:rsidRPr="00AA7BF8" w:rsidRDefault="00AA7BF8" w:rsidP="009470EE">
      <w:pPr>
        <w:autoSpaceDE w:val="0"/>
        <w:autoSpaceDN w:val="0"/>
        <w:adjustRightInd w:val="0"/>
        <w:spacing w:after="0"/>
        <w:jc w:val="both"/>
        <w:rPr>
          <w:rFonts w:cs="Arial"/>
          <w:b/>
          <w:bCs/>
          <w:lang w:val="en-US"/>
        </w:rPr>
      </w:pPr>
      <w:commentRangeStart w:id="21"/>
      <w:r>
        <w:rPr>
          <w:lang w:val="en-GB"/>
        </w:rPr>
        <w:t xml:space="preserve">Updates of the report “Overview of relevant standards for the BonaRes-Program” were made in close cooperation with Module-A projects. </w:t>
      </w:r>
      <w:commentRangeEnd w:id="21"/>
      <w:r w:rsidR="00DA36AB">
        <w:rPr>
          <w:rStyle w:val="Kommentarzeichen"/>
        </w:rPr>
        <w:commentReference w:id="21"/>
      </w:r>
      <w:r>
        <w:rPr>
          <w:lang w:val="en-GB"/>
        </w:rPr>
        <w:t>T</w:t>
      </w:r>
      <w:r>
        <w:rPr>
          <w:lang w:val="en-US"/>
        </w:rPr>
        <w:t>he Data Centre was always able to inform and to give access to recommended laboratory methods, field books, code lists, licenses, vocabularies and other standards in soil- and agricultural science and data management.</w:t>
      </w:r>
    </w:p>
    <w:p w14:paraId="282C61C4" w14:textId="77777777" w:rsidR="009470EE" w:rsidRPr="00AA7BF8" w:rsidRDefault="009470EE" w:rsidP="00D876D0">
      <w:pPr>
        <w:autoSpaceDE w:val="0"/>
        <w:autoSpaceDN w:val="0"/>
        <w:adjustRightInd w:val="0"/>
        <w:spacing w:after="0"/>
        <w:jc w:val="both"/>
        <w:rPr>
          <w:rFonts w:cs="Arial"/>
          <w:b/>
          <w:bCs/>
          <w:lang w:val="en-US"/>
        </w:rPr>
      </w:pPr>
      <w:bookmarkStart w:id="22" w:name="_GoBack"/>
      <w:bookmarkEnd w:id="22"/>
    </w:p>
    <w:p w14:paraId="4AC2061C" w14:textId="77777777" w:rsidR="00D876D0" w:rsidRPr="00AA7BF8" w:rsidRDefault="00D876D0" w:rsidP="00D876D0">
      <w:pPr>
        <w:autoSpaceDE w:val="0"/>
        <w:autoSpaceDN w:val="0"/>
        <w:adjustRightInd w:val="0"/>
        <w:spacing w:after="0"/>
        <w:jc w:val="both"/>
        <w:rPr>
          <w:rFonts w:cs="Arial"/>
          <w:b/>
          <w:bCs/>
          <w:lang w:val="en-US"/>
        </w:rPr>
      </w:pPr>
    </w:p>
    <w:p w14:paraId="1071379E" w14:textId="77777777" w:rsidR="00D876D0" w:rsidRPr="004F250B" w:rsidRDefault="00D876D0" w:rsidP="00D876D0">
      <w:pPr>
        <w:autoSpaceDE w:val="0"/>
        <w:autoSpaceDN w:val="0"/>
        <w:adjustRightInd w:val="0"/>
        <w:spacing w:after="0"/>
        <w:jc w:val="both"/>
        <w:rPr>
          <w:rFonts w:cs="Arial"/>
          <w:b/>
          <w:bCs/>
          <w:color w:val="1F497D" w:themeColor="text2"/>
          <w:sz w:val="24"/>
          <w:szCs w:val="24"/>
          <w:lang w:val="en-GB"/>
        </w:rPr>
      </w:pPr>
      <w:r w:rsidRPr="004F250B">
        <w:rPr>
          <w:rFonts w:cs="Arial"/>
          <w:b/>
          <w:bCs/>
          <w:color w:val="1F497D" w:themeColor="text2"/>
          <w:sz w:val="24"/>
          <w:szCs w:val="24"/>
          <w:lang w:val="en-GB"/>
        </w:rPr>
        <w:t xml:space="preserve">8. </w:t>
      </w:r>
      <w:r>
        <w:rPr>
          <w:rFonts w:cs="Arial"/>
          <w:b/>
          <w:bCs/>
          <w:color w:val="1F497D" w:themeColor="text2"/>
          <w:sz w:val="24"/>
          <w:szCs w:val="24"/>
          <w:lang w:val="en-GB"/>
        </w:rPr>
        <w:t>New developments and challe</w:t>
      </w:r>
      <w:r w:rsidRPr="004F250B">
        <w:rPr>
          <w:rFonts w:cs="Arial"/>
          <w:b/>
          <w:bCs/>
          <w:color w:val="1F497D" w:themeColor="text2"/>
          <w:sz w:val="24"/>
          <w:szCs w:val="24"/>
          <w:lang w:val="en-GB"/>
        </w:rPr>
        <w:t>nges and plan modifications if needed</w:t>
      </w:r>
      <w:r>
        <w:rPr>
          <w:rFonts w:cs="Arial"/>
          <w:b/>
          <w:bCs/>
          <w:color w:val="1F497D" w:themeColor="text2"/>
          <w:sz w:val="24"/>
          <w:szCs w:val="24"/>
          <w:lang w:val="en-GB"/>
        </w:rPr>
        <w:t xml:space="preserve"> (max. 1 page &gt; all</w:t>
      </w:r>
      <w:r w:rsidRPr="004F250B">
        <w:rPr>
          <w:rFonts w:cs="Arial"/>
          <w:b/>
          <w:bCs/>
          <w:color w:val="1F497D" w:themeColor="text2"/>
          <w:sz w:val="24"/>
          <w:szCs w:val="24"/>
          <w:lang w:val="en-GB"/>
        </w:rPr>
        <w:t>)</w:t>
      </w:r>
    </w:p>
    <w:p w14:paraId="626F5AE6" w14:textId="77777777" w:rsidR="00D876D0" w:rsidRPr="004F250B" w:rsidRDefault="00D876D0" w:rsidP="00D876D0">
      <w:pPr>
        <w:spacing w:after="0"/>
        <w:jc w:val="both"/>
        <w:rPr>
          <w:lang w:val="en-GB"/>
        </w:rPr>
      </w:pPr>
    </w:p>
    <w:p w14:paraId="64FF13BA" w14:textId="77777777" w:rsidR="00D876D0" w:rsidRPr="009875F0" w:rsidRDefault="00D876D0" w:rsidP="00D876D0">
      <w:pPr>
        <w:spacing w:after="0"/>
        <w:jc w:val="both"/>
        <w:rPr>
          <w:lang w:val="en-GB"/>
        </w:rPr>
      </w:pPr>
      <w:r>
        <w:rPr>
          <w:lang w:val="en-GB"/>
        </w:rPr>
        <w:t xml:space="preserve">At the moment, no further developments or challenges which would require any plan modifications are known. </w:t>
      </w:r>
    </w:p>
    <w:p w14:paraId="436B434F" w14:textId="0074CC86" w:rsidR="00D95F33" w:rsidRPr="00AB6917" w:rsidRDefault="00D95F33" w:rsidP="00D876D0">
      <w:pPr>
        <w:autoSpaceDE w:val="0"/>
        <w:autoSpaceDN w:val="0"/>
        <w:adjustRightInd w:val="0"/>
        <w:spacing w:after="0"/>
        <w:jc w:val="both"/>
        <w:rPr>
          <w:lang w:val="en-GB"/>
        </w:rPr>
      </w:pPr>
    </w:p>
    <w:sectPr w:rsidR="00D95F33" w:rsidRPr="00AB6917" w:rsidSect="002B4AC2">
      <w:headerReference w:type="default" r:id="rId15"/>
      <w:footerReference w:type="default" r:id="rId1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Ute Wollschläger" w:date="2018-07-16T13:22:00Z" w:initials="UW">
    <w:p w14:paraId="2E2B267D" w14:textId="11D080E8" w:rsidR="00D13FBA" w:rsidRDefault="00D13FBA">
      <w:pPr>
        <w:pStyle w:val="Kommentartext"/>
      </w:pPr>
      <w:r>
        <w:rPr>
          <w:rStyle w:val="Kommentarzeichen"/>
        </w:rPr>
        <w:annotationRef/>
      </w:r>
      <w:r>
        <w:t>aus dem Evaluierungsbericht zu Phase 1 übernommen</w:t>
      </w:r>
      <w:r w:rsidR="00EF4A4B">
        <w:t>. Hier kann gekürzt werden, wenn es hinten zu lang wird.</w:t>
      </w:r>
    </w:p>
  </w:comment>
  <w:comment w:id="2" w:author="Ute Wollschläger" w:date="2018-07-16T13:15:00Z" w:initials="UW">
    <w:p w14:paraId="270B9C5D" w14:textId="259AD589" w:rsidR="00D13FBA" w:rsidRDefault="00D13FBA">
      <w:pPr>
        <w:pStyle w:val="Kommentartext"/>
      </w:pPr>
      <w:r>
        <w:rPr>
          <w:rStyle w:val="Kommentarzeichen"/>
        </w:rPr>
        <w:annotationRef/>
      </w:r>
      <w:r>
        <w:t>Text aus dem Bericht zur Evaluierung übernommen</w:t>
      </w:r>
    </w:p>
  </w:comment>
  <w:comment w:id="3" w:author="uwe" w:date="2018-08-24T15:27:00Z" w:initials="u">
    <w:p w14:paraId="19B0E64A" w14:textId="31E1B3B0" w:rsidR="00C31674" w:rsidRDefault="00C31674">
      <w:pPr>
        <w:pStyle w:val="Kommentartext"/>
      </w:pPr>
      <w:r>
        <w:rPr>
          <w:rStyle w:val="Kommentarzeichen"/>
        </w:rPr>
        <w:annotationRef/>
      </w:r>
      <w:r>
        <w:t xml:space="preserve">Einar bitte </w:t>
      </w:r>
      <w:r w:rsidR="00CA35DF">
        <w:t xml:space="preserve">den Absatz </w:t>
      </w:r>
      <w:r>
        <w:t>prüfen</w:t>
      </w:r>
    </w:p>
  </w:comment>
  <w:comment w:id="4" w:author="Eberhardt, Einar" w:date="2018-08-24T17:50:00Z" w:initials="EE">
    <w:p w14:paraId="0A4E767E" w14:textId="77777777" w:rsidR="00BC3A74" w:rsidRDefault="00BC3A74">
      <w:pPr>
        <w:pStyle w:val="Kommentartext"/>
      </w:pPr>
      <w:r>
        <w:rPr>
          <w:rStyle w:val="Kommentarzeichen"/>
        </w:rPr>
        <w:annotationRef/>
      </w:r>
      <w:r>
        <w:t>ist ok</w:t>
      </w:r>
    </w:p>
    <w:p w14:paraId="285F4D1F" w14:textId="7F247797" w:rsidR="00BC3A74" w:rsidRDefault="00BC3A74">
      <w:pPr>
        <w:pStyle w:val="Kommentartext"/>
      </w:pPr>
    </w:p>
  </w:comment>
  <w:comment w:id="5" w:author="Nikolai Svoboda" w:date="2018-08-27T08:54:00Z" w:initials="NS">
    <w:p w14:paraId="18793C06" w14:textId="2A991E76" w:rsidR="006373B1" w:rsidRPr="006373B1" w:rsidRDefault="006373B1">
      <w:pPr>
        <w:pStyle w:val="Kommentartext"/>
        <w:rPr>
          <w:lang w:val="en-US"/>
        </w:rPr>
      </w:pPr>
      <w:r>
        <w:rPr>
          <w:rStyle w:val="Kommentarzeichen"/>
        </w:rPr>
        <w:annotationRef/>
      </w:r>
      <w:proofErr w:type="spellStart"/>
      <w:proofErr w:type="gramStart"/>
      <w:r w:rsidRPr="006373B1">
        <w:rPr>
          <w:lang w:val="en-US"/>
        </w:rPr>
        <w:t>finde</w:t>
      </w:r>
      <w:proofErr w:type="spellEnd"/>
      <w:proofErr w:type="gramEnd"/>
      <w:r w:rsidRPr="006373B1">
        <w:rPr>
          <w:lang w:val="en-US"/>
        </w:rPr>
        <w:t xml:space="preserve"> </w:t>
      </w:r>
      <w:proofErr w:type="spellStart"/>
      <w:r w:rsidRPr="006373B1">
        <w:rPr>
          <w:lang w:val="en-US"/>
        </w:rPr>
        <w:t>ich</w:t>
      </w:r>
      <w:proofErr w:type="spellEnd"/>
      <w:r w:rsidRPr="006373B1">
        <w:rPr>
          <w:lang w:val="en-US"/>
        </w:rPr>
        <w:t xml:space="preserve"> </w:t>
      </w:r>
      <w:proofErr w:type="spellStart"/>
      <w:r w:rsidRPr="006373B1">
        <w:rPr>
          <w:lang w:val="en-US"/>
        </w:rPr>
        <w:t>unverständlich</w:t>
      </w:r>
      <w:proofErr w:type="spellEnd"/>
      <w:r w:rsidRPr="006373B1">
        <w:rPr>
          <w:lang w:val="en-US"/>
        </w:rPr>
        <w:t xml:space="preserve">. </w:t>
      </w:r>
      <w:proofErr w:type="spellStart"/>
      <w:r w:rsidRPr="006373B1">
        <w:rPr>
          <w:lang w:val="en-US"/>
        </w:rPr>
        <w:t>Besser</w:t>
      </w:r>
      <w:proofErr w:type="spellEnd"/>
      <w:r w:rsidRPr="006373B1">
        <w:rPr>
          <w:lang w:val="en-US"/>
        </w:rPr>
        <w:t>: A new version was prepared … and provided with an DOI.</w:t>
      </w:r>
    </w:p>
  </w:comment>
  <w:comment w:id="8" w:author="Nikolai Svoboda" w:date="2018-08-27T09:09:00Z" w:initials="NS">
    <w:p w14:paraId="7B838595" w14:textId="2741F124" w:rsidR="00331297" w:rsidRDefault="00331297">
      <w:pPr>
        <w:pStyle w:val="Kommentartext"/>
      </w:pPr>
      <w:r>
        <w:rPr>
          <w:rStyle w:val="Kommentarzeichen"/>
        </w:rPr>
        <w:annotationRef/>
      </w:r>
      <w:r>
        <w:t>Hier evtl. noch einen Hinweis auf Kapitel 2.3</w:t>
      </w:r>
    </w:p>
  </w:comment>
  <w:comment w:id="11" w:author="Nikolai Svoboda" w:date="2018-08-27T09:05:00Z" w:initials="NS">
    <w:p w14:paraId="0784E6DE" w14:textId="0FC3AA90" w:rsidR="00331297" w:rsidRDefault="00331297">
      <w:pPr>
        <w:pStyle w:val="Kommentartext"/>
      </w:pPr>
      <w:r>
        <w:rPr>
          <w:rStyle w:val="Kommentarzeichen"/>
        </w:rPr>
        <w:annotationRef/>
      </w:r>
      <w:r>
        <w:t>Dies sind noch die alten Zahlen. Bitte aktualisieren.</w:t>
      </w:r>
    </w:p>
  </w:comment>
  <w:comment w:id="13" w:author="Nikolai Svoboda" w:date="2018-08-27T09:11:00Z" w:initials="NS">
    <w:p w14:paraId="7879080F" w14:textId="5FC4B9B7" w:rsidR="00331297" w:rsidRPr="00331297" w:rsidRDefault="00331297">
      <w:pPr>
        <w:pStyle w:val="Kommentartext"/>
        <w:rPr>
          <w:lang w:val="en-US"/>
        </w:rPr>
      </w:pPr>
      <w:r>
        <w:rPr>
          <w:rStyle w:val="Kommentarzeichen"/>
        </w:rPr>
        <w:annotationRef/>
      </w:r>
      <w:r w:rsidRPr="00331297">
        <w:rPr>
          <w:lang w:val="en-US"/>
        </w:rPr>
        <w:t>…the harvesting of external users</w:t>
      </w:r>
      <w:proofErr w:type="gramStart"/>
      <w:r w:rsidRPr="00331297">
        <w:rPr>
          <w:lang w:val="en-US"/>
        </w:rPr>
        <w:t>… ?</w:t>
      </w:r>
      <w:proofErr w:type="gramEnd"/>
    </w:p>
  </w:comment>
  <w:comment w:id="16" w:author="test" w:date="2018-08-27T07:57:00Z" w:initials="wh">
    <w:p w14:paraId="000EDE78" w14:textId="7D6CC5A9" w:rsidR="00DA598D" w:rsidRPr="00331297" w:rsidRDefault="00DA598D">
      <w:pPr>
        <w:pStyle w:val="Kommentartext"/>
      </w:pPr>
      <w:r>
        <w:rPr>
          <w:rStyle w:val="Kommentarzeichen"/>
        </w:rPr>
        <w:annotationRef/>
      </w:r>
      <w:r w:rsidRPr="00331297">
        <w:t xml:space="preserve">LTFE </w:t>
      </w:r>
      <w:proofErr w:type="spellStart"/>
      <w:r w:rsidRPr="00331297">
        <w:t>owner</w:t>
      </w:r>
      <w:proofErr w:type="spellEnd"/>
      <w:r w:rsidRPr="00331297">
        <w:t xml:space="preserve"> </w:t>
      </w:r>
      <w:proofErr w:type="spellStart"/>
      <w:r w:rsidRPr="00331297">
        <w:t>or</w:t>
      </w:r>
      <w:proofErr w:type="spellEnd"/>
      <w:r w:rsidRPr="00331297">
        <w:t xml:space="preserve"> holder?</w:t>
      </w:r>
    </w:p>
  </w:comment>
  <w:comment w:id="17" w:author="test" w:date="2018-08-27T08:05:00Z" w:initials="wh">
    <w:p w14:paraId="153DA086" w14:textId="66F0726E" w:rsidR="00DA598D" w:rsidRDefault="00DA598D">
      <w:pPr>
        <w:pStyle w:val="Kommentartext"/>
      </w:pPr>
      <w:r>
        <w:rPr>
          <w:rStyle w:val="Kommentarzeichen"/>
        </w:rPr>
        <w:annotationRef/>
      </w:r>
      <w:r>
        <w:t>Faktisch eine Wiederholung. Die Aufzählung der einzelnen Partner könnte entfallen, maximal ein Verweis auf S.</w:t>
      </w:r>
      <w:r w:rsidR="000071C5">
        <w:t>7</w:t>
      </w:r>
    </w:p>
  </w:comment>
  <w:comment w:id="18" w:author="Nikolai Svoboda" w:date="2018-08-27T09:13:00Z" w:initials="NS">
    <w:p w14:paraId="26877D6C" w14:textId="77777777" w:rsidR="00DA36AB" w:rsidRDefault="00DA36AB">
      <w:pPr>
        <w:pStyle w:val="Kommentartext"/>
      </w:pPr>
      <w:r>
        <w:rPr>
          <w:rStyle w:val="Kommentarzeichen"/>
        </w:rPr>
        <w:annotationRef/>
      </w:r>
      <w:r>
        <w:t>Dies widerspricht etwas dem letzten Absatz in 2.3.</w:t>
      </w:r>
    </w:p>
    <w:p w14:paraId="0B7F3769" w14:textId="4A4C463C" w:rsidR="00DA36AB" w:rsidRDefault="00DA36AB">
      <w:pPr>
        <w:pStyle w:val="Kommentartext"/>
      </w:pPr>
      <w:r>
        <w:t>Dort entsteht der Eindruck, dass alles läuft.</w:t>
      </w:r>
    </w:p>
  </w:comment>
  <w:comment w:id="21" w:author="Nikolai Svoboda" w:date="2018-08-27T09:15:00Z" w:initials="NS">
    <w:p w14:paraId="6B2F4EC6" w14:textId="1D7760CB" w:rsidR="00DA36AB" w:rsidRDefault="00DA36AB">
      <w:pPr>
        <w:pStyle w:val="Kommentartext"/>
      </w:pPr>
      <w:r>
        <w:rPr>
          <w:rStyle w:val="Kommentarzeichen"/>
        </w:rPr>
        <w:annotationRef/>
      </w:r>
      <w:r>
        <w:t>Wiederholung…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2B267D" w15:done="0"/>
  <w15:commentEx w15:paraId="270B9C5D" w15:done="0"/>
  <w15:commentEx w15:paraId="19B0E64A" w15:done="0"/>
  <w15:commentEx w15:paraId="285F4D1F" w15:paraIdParent="19B0E64A" w15:done="0"/>
  <w15:commentEx w15:paraId="18793C06" w15:done="0"/>
  <w15:commentEx w15:paraId="7B838595" w15:done="0"/>
  <w15:commentEx w15:paraId="0784E6DE" w15:done="0"/>
  <w15:commentEx w15:paraId="7879080F" w15:done="0"/>
  <w15:commentEx w15:paraId="000EDE78" w15:done="0"/>
  <w15:commentEx w15:paraId="153DA086" w15:done="0"/>
  <w15:commentEx w15:paraId="0B7F3769" w15:done="0"/>
  <w15:commentEx w15:paraId="6B2F4E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ABB52" w14:textId="77777777" w:rsidR="00784C01" w:rsidRDefault="00784C01" w:rsidP="00F1318E">
      <w:pPr>
        <w:spacing w:after="0" w:line="240" w:lineRule="auto"/>
      </w:pPr>
      <w:r>
        <w:separator/>
      </w:r>
    </w:p>
  </w:endnote>
  <w:endnote w:type="continuationSeparator" w:id="0">
    <w:p w14:paraId="35566DAD" w14:textId="77777777" w:rsidR="00784C01" w:rsidRDefault="00784C01" w:rsidP="00F13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Fett">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559966"/>
      <w:docPartObj>
        <w:docPartGallery w:val="Page Numbers (Bottom of Page)"/>
        <w:docPartUnique/>
      </w:docPartObj>
    </w:sdtPr>
    <w:sdtEndPr/>
    <w:sdtContent>
      <w:p w14:paraId="13F880B8" w14:textId="17424EE5" w:rsidR="00D13FBA" w:rsidRDefault="00D13FBA">
        <w:pPr>
          <w:pStyle w:val="Fuzeile"/>
          <w:jc w:val="right"/>
        </w:pPr>
        <w:r>
          <w:fldChar w:fldCharType="begin"/>
        </w:r>
        <w:r w:rsidRPr="00182E9F">
          <w:instrText>PAGE   \* MERGEFORMAT</w:instrText>
        </w:r>
        <w:r>
          <w:fldChar w:fldCharType="separate"/>
        </w:r>
        <w:r w:rsidR="00DA36AB">
          <w:rPr>
            <w:noProof/>
          </w:rPr>
          <w:t>10</w:t>
        </w:r>
        <w:r>
          <w:fldChar w:fldCharType="end"/>
        </w:r>
      </w:p>
    </w:sdtContent>
  </w:sdt>
  <w:p w14:paraId="0B22A38D" w14:textId="77777777" w:rsidR="00D13FBA" w:rsidRDefault="00D13FB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9E13E" w14:textId="77777777" w:rsidR="00784C01" w:rsidRDefault="00784C01" w:rsidP="00F1318E">
      <w:pPr>
        <w:spacing w:after="0" w:line="240" w:lineRule="auto"/>
      </w:pPr>
      <w:r>
        <w:separator/>
      </w:r>
    </w:p>
  </w:footnote>
  <w:footnote w:type="continuationSeparator" w:id="0">
    <w:p w14:paraId="1DF59634" w14:textId="77777777" w:rsidR="00784C01" w:rsidRDefault="00784C01" w:rsidP="00F131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EAC2E" w14:textId="0DFEA9F5" w:rsidR="00D13FBA" w:rsidRDefault="00D876D0" w:rsidP="00FF2954">
    <w:pPr>
      <w:pStyle w:val="Kopfzeile"/>
      <w:jc w:val="right"/>
    </w:pPr>
    <w:r>
      <w:rPr>
        <w:noProof/>
        <w:lang w:eastAsia="de-DE"/>
      </w:rPr>
      <w:drawing>
        <wp:inline distT="0" distB="0" distL="0" distR="0" wp14:anchorId="7DCACDAE" wp14:editId="2863DA2C">
          <wp:extent cx="1520116" cy="414547"/>
          <wp:effectExtent l="0" t="0" r="444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ares_Logo_RGB_en.jpg"/>
                  <pic:cNvPicPr/>
                </pic:nvPicPr>
                <pic:blipFill>
                  <a:blip r:embed="rId1">
                    <a:extLst>
                      <a:ext uri="{28A0092B-C50C-407E-A947-70E740481C1C}">
                        <a14:useLocalDpi xmlns:a14="http://schemas.microsoft.com/office/drawing/2010/main" val="0"/>
                      </a:ext>
                    </a:extLst>
                  </a:blip>
                  <a:stretch>
                    <a:fillRect/>
                  </a:stretch>
                </pic:blipFill>
                <pic:spPr>
                  <a:xfrm>
                    <a:off x="0" y="0"/>
                    <a:ext cx="1521789" cy="415003"/>
                  </a:xfrm>
                  <a:prstGeom prst="rect">
                    <a:avLst/>
                  </a:prstGeom>
                </pic:spPr>
              </pic:pic>
            </a:graphicData>
          </a:graphic>
        </wp:inline>
      </w:drawing>
    </w:r>
  </w:p>
  <w:p w14:paraId="19B598BD" w14:textId="77777777" w:rsidR="00D876D0" w:rsidRDefault="00D876D0" w:rsidP="00FF2954">
    <w:pPr>
      <w:pStyle w:val="Kopfzeil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043F7"/>
    <w:multiLevelType w:val="hybridMultilevel"/>
    <w:tmpl w:val="5D3677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DE5350"/>
    <w:multiLevelType w:val="hybridMultilevel"/>
    <w:tmpl w:val="B37E5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677F56"/>
    <w:multiLevelType w:val="hybridMultilevel"/>
    <w:tmpl w:val="574C968E"/>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3">
    <w:nsid w:val="29DA5690"/>
    <w:multiLevelType w:val="hybridMultilevel"/>
    <w:tmpl w:val="56E4FF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nsid w:val="2DBA626A"/>
    <w:multiLevelType w:val="hybridMultilevel"/>
    <w:tmpl w:val="1F78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8815B7E"/>
    <w:multiLevelType w:val="hybridMultilevel"/>
    <w:tmpl w:val="BBAE9D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BB26323"/>
    <w:multiLevelType w:val="hybridMultilevel"/>
    <w:tmpl w:val="E8E671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nsid w:val="48E83F9D"/>
    <w:multiLevelType w:val="hybridMultilevel"/>
    <w:tmpl w:val="5A501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1DD0E0A"/>
    <w:multiLevelType w:val="hybridMultilevel"/>
    <w:tmpl w:val="8F80B410"/>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9">
    <w:nsid w:val="72445F48"/>
    <w:multiLevelType w:val="hybridMultilevel"/>
    <w:tmpl w:val="A5D8C938"/>
    <w:lvl w:ilvl="0" w:tplc="04070001">
      <w:start w:val="1"/>
      <w:numFmt w:val="bullet"/>
      <w:lvlText w:val=""/>
      <w:lvlJc w:val="left"/>
      <w:pPr>
        <w:ind w:left="3240" w:hanging="360"/>
      </w:pPr>
      <w:rPr>
        <w:rFonts w:ascii="Symbol" w:hAnsi="Symbol" w:hint="default"/>
      </w:rPr>
    </w:lvl>
    <w:lvl w:ilvl="1" w:tplc="04070003">
      <w:start w:val="1"/>
      <w:numFmt w:val="bullet"/>
      <w:lvlText w:val="o"/>
      <w:lvlJc w:val="left"/>
      <w:pPr>
        <w:ind w:left="3960" w:hanging="360"/>
      </w:pPr>
      <w:rPr>
        <w:rFonts w:ascii="Courier New" w:hAnsi="Courier New" w:cs="Courier New" w:hint="default"/>
      </w:rPr>
    </w:lvl>
    <w:lvl w:ilvl="2" w:tplc="04070005">
      <w:start w:val="1"/>
      <w:numFmt w:val="bullet"/>
      <w:lvlText w:val=""/>
      <w:lvlJc w:val="left"/>
      <w:pPr>
        <w:ind w:left="4680" w:hanging="360"/>
      </w:pPr>
      <w:rPr>
        <w:rFonts w:ascii="Wingdings" w:hAnsi="Wingdings" w:hint="default"/>
      </w:rPr>
    </w:lvl>
    <w:lvl w:ilvl="3" w:tplc="04070001">
      <w:start w:val="1"/>
      <w:numFmt w:val="bullet"/>
      <w:lvlText w:val=""/>
      <w:lvlJc w:val="left"/>
      <w:pPr>
        <w:ind w:left="5400" w:hanging="360"/>
      </w:pPr>
      <w:rPr>
        <w:rFonts w:ascii="Symbol" w:hAnsi="Symbol" w:hint="default"/>
      </w:rPr>
    </w:lvl>
    <w:lvl w:ilvl="4" w:tplc="04070003">
      <w:start w:val="1"/>
      <w:numFmt w:val="bullet"/>
      <w:lvlText w:val="o"/>
      <w:lvlJc w:val="left"/>
      <w:pPr>
        <w:ind w:left="6120" w:hanging="360"/>
      </w:pPr>
      <w:rPr>
        <w:rFonts w:ascii="Courier New" w:hAnsi="Courier New" w:cs="Courier New" w:hint="default"/>
      </w:rPr>
    </w:lvl>
    <w:lvl w:ilvl="5" w:tplc="04070005">
      <w:start w:val="1"/>
      <w:numFmt w:val="bullet"/>
      <w:lvlText w:val=""/>
      <w:lvlJc w:val="left"/>
      <w:pPr>
        <w:ind w:left="6840" w:hanging="360"/>
      </w:pPr>
      <w:rPr>
        <w:rFonts w:ascii="Wingdings" w:hAnsi="Wingdings" w:hint="default"/>
      </w:rPr>
    </w:lvl>
    <w:lvl w:ilvl="6" w:tplc="04070001">
      <w:start w:val="1"/>
      <w:numFmt w:val="bullet"/>
      <w:lvlText w:val=""/>
      <w:lvlJc w:val="left"/>
      <w:pPr>
        <w:ind w:left="7560" w:hanging="360"/>
      </w:pPr>
      <w:rPr>
        <w:rFonts w:ascii="Symbol" w:hAnsi="Symbol" w:hint="default"/>
      </w:rPr>
    </w:lvl>
    <w:lvl w:ilvl="7" w:tplc="04070003">
      <w:start w:val="1"/>
      <w:numFmt w:val="bullet"/>
      <w:lvlText w:val="o"/>
      <w:lvlJc w:val="left"/>
      <w:pPr>
        <w:ind w:left="8280" w:hanging="360"/>
      </w:pPr>
      <w:rPr>
        <w:rFonts w:ascii="Courier New" w:hAnsi="Courier New" w:cs="Courier New" w:hint="default"/>
      </w:rPr>
    </w:lvl>
    <w:lvl w:ilvl="8" w:tplc="04070005">
      <w:start w:val="1"/>
      <w:numFmt w:val="bullet"/>
      <w:lvlText w:val=""/>
      <w:lvlJc w:val="left"/>
      <w:pPr>
        <w:ind w:left="9000" w:hanging="360"/>
      </w:pPr>
      <w:rPr>
        <w:rFonts w:ascii="Wingdings" w:hAnsi="Wingdings" w:hint="default"/>
      </w:rPr>
    </w:lvl>
  </w:abstractNum>
  <w:num w:numId="1">
    <w:abstractNumId w:val="0"/>
  </w:num>
  <w:num w:numId="2">
    <w:abstractNumId w:val="4"/>
  </w:num>
  <w:num w:numId="3">
    <w:abstractNumId w:val="5"/>
  </w:num>
  <w:num w:numId="4">
    <w:abstractNumId w:val="7"/>
  </w:num>
  <w:num w:numId="5">
    <w:abstractNumId w:val="8"/>
  </w:num>
  <w:num w:numId="6">
    <w:abstractNumId w:val="2"/>
  </w:num>
  <w:num w:numId="7">
    <w:abstractNumId w:val="1"/>
  </w:num>
  <w:num w:numId="8">
    <w:abstractNumId w:val="7"/>
  </w:num>
  <w:num w:numId="9">
    <w:abstractNumId w:val="9"/>
  </w:num>
  <w:num w:numId="10">
    <w:abstractNumId w:val="3"/>
  </w:num>
  <w:num w:numId="11">
    <w:abstractNumId w:val="6"/>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berhardt, Einar">
    <w15:presenceInfo w15:providerId="AD" w15:userId="S-1-5-21-1513890350-1835559689-1380004826-36927"/>
  </w15:person>
  <w15:person w15:author="Nikolai Svoboda">
    <w15:presenceInfo w15:providerId="AD" w15:userId="S-1-5-21-1412035194-624093972-2819595877-38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90A"/>
    <w:rsid w:val="00000EF7"/>
    <w:rsid w:val="000028ED"/>
    <w:rsid w:val="000035B0"/>
    <w:rsid w:val="00004904"/>
    <w:rsid w:val="00005C95"/>
    <w:rsid w:val="000071C5"/>
    <w:rsid w:val="00013BA2"/>
    <w:rsid w:val="00016816"/>
    <w:rsid w:val="00022E63"/>
    <w:rsid w:val="00027BEC"/>
    <w:rsid w:val="00031FEE"/>
    <w:rsid w:val="000364B4"/>
    <w:rsid w:val="00042AF6"/>
    <w:rsid w:val="00044BF8"/>
    <w:rsid w:val="00047150"/>
    <w:rsid w:val="000607FE"/>
    <w:rsid w:val="00061F2A"/>
    <w:rsid w:val="00070C2A"/>
    <w:rsid w:val="000712A0"/>
    <w:rsid w:val="000729CC"/>
    <w:rsid w:val="000734E0"/>
    <w:rsid w:val="000766F4"/>
    <w:rsid w:val="0007761E"/>
    <w:rsid w:val="00082225"/>
    <w:rsid w:val="000924BF"/>
    <w:rsid w:val="000A3ACC"/>
    <w:rsid w:val="000B0FBC"/>
    <w:rsid w:val="000B18B6"/>
    <w:rsid w:val="000B67AB"/>
    <w:rsid w:val="000C2B43"/>
    <w:rsid w:val="000C75B7"/>
    <w:rsid w:val="000D0538"/>
    <w:rsid w:val="000D3192"/>
    <w:rsid w:val="000D3B4A"/>
    <w:rsid w:val="000E05C9"/>
    <w:rsid w:val="000F1587"/>
    <w:rsid w:val="000F1666"/>
    <w:rsid w:val="000F455D"/>
    <w:rsid w:val="000F4E8C"/>
    <w:rsid w:val="00102607"/>
    <w:rsid w:val="001076B8"/>
    <w:rsid w:val="001101C2"/>
    <w:rsid w:val="00110C68"/>
    <w:rsid w:val="001161B8"/>
    <w:rsid w:val="00123259"/>
    <w:rsid w:val="00127E4A"/>
    <w:rsid w:val="0013041F"/>
    <w:rsid w:val="001328DB"/>
    <w:rsid w:val="0014113F"/>
    <w:rsid w:val="00141A70"/>
    <w:rsid w:val="00146726"/>
    <w:rsid w:val="00150D62"/>
    <w:rsid w:val="001510F1"/>
    <w:rsid w:val="00153031"/>
    <w:rsid w:val="001530E7"/>
    <w:rsid w:val="001542CA"/>
    <w:rsid w:val="00162616"/>
    <w:rsid w:val="0016477C"/>
    <w:rsid w:val="00166929"/>
    <w:rsid w:val="00171056"/>
    <w:rsid w:val="001712B7"/>
    <w:rsid w:val="001735A0"/>
    <w:rsid w:val="00173A32"/>
    <w:rsid w:val="00180205"/>
    <w:rsid w:val="00181B2A"/>
    <w:rsid w:val="00182D74"/>
    <w:rsid w:val="00182E9F"/>
    <w:rsid w:val="00182F1B"/>
    <w:rsid w:val="00183821"/>
    <w:rsid w:val="001841F9"/>
    <w:rsid w:val="0018650C"/>
    <w:rsid w:val="00186961"/>
    <w:rsid w:val="001918BA"/>
    <w:rsid w:val="001933D8"/>
    <w:rsid w:val="001935A9"/>
    <w:rsid w:val="00197CAC"/>
    <w:rsid w:val="001A2658"/>
    <w:rsid w:val="001A3C44"/>
    <w:rsid w:val="001A6C1E"/>
    <w:rsid w:val="001B0348"/>
    <w:rsid w:val="001B132C"/>
    <w:rsid w:val="001C08C9"/>
    <w:rsid w:val="001C77EF"/>
    <w:rsid w:val="001D07BA"/>
    <w:rsid w:val="001D2EC8"/>
    <w:rsid w:val="001D63A3"/>
    <w:rsid w:val="001D79A2"/>
    <w:rsid w:val="001E0B46"/>
    <w:rsid w:val="001E16CE"/>
    <w:rsid w:val="001F341C"/>
    <w:rsid w:val="00203401"/>
    <w:rsid w:val="00205804"/>
    <w:rsid w:val="0021440B"/>
    <w:rsid w:val="0021636B"/>
    <w:rsid w:val="002221B9"/>
    <w:rsid w:val="002246DF"/>
    <w:rsid w:val="00226285"/>
    <w:rsid w:val="00233E37"/>
    <w:rsid w:val="00234816"/>
    <w:rsid w:val="00242881"/>
    <w:rsid w:val="00243919"/>
    <w:rsid w:val="00244F22"/>
    <w:rsid w:val="00247D98"/>
    <w:rsid w:val="00251BD4"/>
    <w:rsid w:val="00252741"/>
    <w:rsid w:val="00253331"/>
    <w:rsid w:val="00263B71"/>
    <w:rsid w:val="00265BE4"/>
    <w:rsid w:val="00267B0C"/>
    <w:rsid w:val="00271D38"/>
    <w:rsid w:val="0027560E"/>
    <w:rsid w:val="00276D2F"/>
    <w:rsid w:val="00285700"/>
    <w:rsid w:val="00285FB6"/>
    <w:rsid w:val="00286973"/>
    <w:rsid w:val="0029109F"/>
    <w:rsid w:val="002931C9"/>
    <w:rsid w:val="002933CA"/>
    <w:rsid w:val="002948FF"/>
    <w:rsid w:val="002950BF"/>
    <w:rsid w:val="002950F4"/>
    <w:rsid w:val="002A332B"/>
    <w:rsid w:val="002A5DED"/>
    <w:rsid w:val="002A6DE8"/>
    <w:rsid w:val="002A6E81"/>
    <w:rsid w:val="002A710F"/>
    <w:rsid w:val="002B03E7"/>
    <w:rsid w:val="002B15DE"/>
    <w:rsid w:val="002B1605"/>
    <w:rsid w:val="002B36B7"/>
    <w:rsid w:val="002B4AC2"/>
    <w:rsid w:val="002C1DD3"/>
    <w:rsid w:val="002C3EE3"/>
    <w:rsid w:val="002C6AC7"/>
    <w:rsid w:val="002D1130"/>
    <w:rsid w:val="002E311E"/>
    <w:rsid w:val="002E4138"/>
    <w:rsid w:val="002E66C5"/>
    <w:rsid w:val="002F321F"/>
    <w:rsid w:val="002F4931"/>
    <w:rsid w:val="002F564F"/>
    <w:rsid w:val="002F5B35"/>
    <w:rsid w:val="00306623"/>
    <w:rsid w:val="00314597"/>
    <w:rsid w:val="003162B0"/>
    <w:rsid w:val="003201C5"/>
    <w:rsid w:val="00321DC9"/>
    <w:rsid w:val="00321F94"/>
    <w:rsid w:val="003227B8"/>
    <w:rsid w:val="00326E13"/>
    <w:rsid w:val="00331297"/>
    <w:rsid w:val="00332F4D"/>
    <w:rsid w:val="003365B9"/>
    <w:rsid w:val="00337FDF"/>
    <w:rsid w:val="0034418E"/>
    <w:rsid w:val="00354144"/>
    <w:rsid w:val="00354C7F"/>
    <w:rsid w:val="00355244"/>
    <w:rsid w:val="00356B06"/>
    <w:rsid w:val="003574F3"/>
    <w:rsid w:val="00361AE2"/>
    <w:rsid w:val="003626A6"/>
    <w:rsid w:val="00362999"/>
    <w:rsid w:val="00363CC6"/>
    <w:rsid w:val="003642DE"/>
    <w:rsid w:val="00366713"/>
    <w:rsid w:val="00366C81"/>
    <w:rsid w:val="00366DA6"/>
    <w:rsid w:val="00380DAE"/>
    <w:rsid w:val="00380EBD"/>
    <w:rsid w:val="00381825"/>
    <w:rsid w:val="00381D87"/>
    <w:rsid w:val="00382458"/>
    <w:rsid w:val="0038334F"/>
    <w:rsid w:val="00387063"/>
    <w:rsid w:val="00392602"/>
    <w:rsid w:val="003946E3"/>
    <w:rsid w:val="003A3441"/>
    <w:rsid w:val="003A374A"/>
    <w:rsid w:val="003A5435"/>
    <w:rsid w:val="003A6A1B"/>
    <w:rsid w:val="003B19BF"/>
    <w:rsid w:val="003B1E59"/>
    <w:rsid w:val="003B7339"/>
    <w:rsid w:val="003B7B9C"/>
    <w:rsid w:val="003B7D31"/>
    <w:rsid w:val="003C053D"/>
    <w:rsid w:val="003C14CB"/>
    <w:rsid w:val="003C28E6"/>
    <w:rsid w:val="003C2CCB"/>
    <w:rsid w:val="003C6322"/>
    <w:rsid w:val="003D08E6"/>
    <w:rsid w:val="003D2E65"/>
    <w:rsid w:val="003D3405"/>
    <w:rsid w:val="003D414C"/>
    <w:rsid w:val="003D77A9"/>
    <w:rsid w:val="003E2FDB"/>
    <w:rsid w:val="003E47E1"/>
    <w:rsid w:val="003E7579"/>
    <w:rsid w:val="003F047F"/>
    <w:rsid w:val="003F3125"/>
    <w:rsid w:val="004058BF"/>
    <w:rsid w:val="00405DE6"/>
    <w:rsid w:val="00406E0E"/>
    <w:rsid w:val="00412B47"/>
    <w:rsid w:val="0041592E"/>
    <w:rsid w:val="0042013B"/>
    <w:rsid w:val="0042109E"/>
    <w:rsid w:val="00421FB6"/>
    <w:rsid w:val="00424CFA"/>
    <w:rsid w:val="00426C60"/>
    <w:rsid w:val="00430B26"/>
    <w:rsid w:val="00436855"/>
    <w:rsid w:val="00445593"/>
    <w:rsid w:val="00445D26"/>
    <w:rsid w:val="0045097F"/>
    <w:rsid w:val="00457224"/>
    <w:rsid w:val="00457609"/>
    <w:rsid w:val="004609E5"/>
    <w:rsid w:val="00466D50"/>
    <w:rsid w:val="00471B66"/>
    <w:rsid w:val="00474AD8"/>
    <w:rsid w:val="00481FCA"/>
    <w:rsid w:val="00487B3A"/>
    <w:rsid w:val="00490AB9"/>
    <w:rsid w:val="004940B6"/>
    <w:rsid w:val="004A216A"/>
    <w:rsid w:val="004A4A88"/>
    <w:rsid w:val="004B02A9"/>
    <w:rsid w:val="004B413C"/>
    <w:rsid w:val="004C01AC"/>
    <w:rsid w:val="004C11A7"/>
    <w:rsid w:val="004C3A8E"/>
    <w:rsid w:val="004C440A"/>
    <w:rsid w:val="004C5F2D"/>
    <w:rsid w:val="004C7D03"/>
    <w:rsid w:val="004E1AAB"/>
    <w:rsid w:val="004E2BE5"/>
    <w:rsid w:val="004E2D26"/>
    <w:rsid w:val="004E2F00"/>
    <w:rsid w:val="004F12A3"/>
    <w:rsid w:val="004F6F93"/>
    <w:rsid w:val="00500C35"/>
    <w:rsid w:val="005015DC"/>
    <w:rsid w:val="005026DA"/>
    <w:rsid w:val="005032C8"/>
    <w:rsid w:val="00503FDD"/>
    <w:rsid w:val="00504947"/>
    <w:rsid w:val="005067C8"/>
    <w:rsid w:val="00521E70"/>
    <w:rsid w:val="00532CD1"/>
    <w:rsid w:val="00536E0E"/>
    <w:rsid w:val="005406F4"/>
    <w:rsid w:val="005445F6"/>
    <w:rsid w:val="00544BC0"/>
    <w:rsid w:val="00544EA8"/>
    <w:rsid w:val="00550CEC"/>
    <w:rsid w:val="00553DD5"/>
    <w:rsid w:val="0056011F"/>
    <w:rsid w:val="00563731"/>
    <w:rsid w:val="00565116"/>
    <w:rsid w:val="00573DD5"/>
    <w:rsid w:val="00580D8A"/>
    <w:rsid w:val="00583691"/>
    <w:rsid w:val="00584B1F"/>
    <w:rsid w:val="00585894"/>
    <w:rsid w:val="00587763"/>
    <w:rsid w:val="005A14D2"/>
    <w:rsid w:val="005A30FD"/>
    <w:rsid w:val="005A54EC"/>
    <w:rsid w:val="005A75AB"/>
    <w:rsid w:val="005A7689"/>
    <w:rsid w:val="005D2565"/>
    <w:rsid w:val="005D43EC"/>
    <w:rsid w:val="005D78AC"/>
    <w:rsid w:val="005E6C4D"/>
    <w:rsid w:val="005E7228"/>
    <w:rsid w:val="005F5371"/>
    <w:rsid w:val="005F6350"/>
    <w:rsid w:val="005F75C6"/>
    <w:rsid w:val="005F7783"/>
    <w:rsid w:val="005F7F66"/>
    <w:rsid w:val="006024D9"/>
    <w:rsid w:val="00604BC8"/>
    <w:rsid w:val="00607319"/>
    <w:rsid w:val="00610725"/>
    <w:rsid w:val="00612393"/>
    <w:rsid w:val="0061518B"/>
    <w:rsid w:val="00616973"/>
    <w:rsid w:val="00617BE6"/>
    <w:rsid w:val="006204D5"/>
    <w:rsid w:val="00620CD2"/>
    <w:rsid w:val="006211F3"/>
    <w:rsid w:val="00621DA2"/>
    <w:rsid w:val="006226F2"/>
    <w:rsid w:val="00624B85"/>
    <w:rsid w:val="0062732E"/>
    <w:rsid w:val="00632225"/>
    <w:rsid w:val="00633340"/>
    <w:rsid w:val="006360A3"/>
    <w:rsid w:val="00636444"/>
    <w:rsid w:val="006373B1"/>
    <w:rsid w:val="00642A31"/>
    <w:rsid w:val="00644CC8"/>
    <w:rsid w:val="00645392"/>
    <w:rsid w:val="006463C1"/>
    <w:rsid w:val="006503AC"/>
    <w:rsid w:val="00656090"/>
    <w:rsid w:val="006615CE"/>
    <w:rsid w:val="006619A4"/>
    <w:rsid w:val="00661EA0"/>
    <w:rsid w:val="00666B65"/>
    <w:rsid w:val="00670B19"/>
    <w:rsid w:val="00676935"/>
    <w:rsid w:val="00676A6B"/>
    <w:rsid w:val="00682BDF"/>
    <w:rsid w:val="00683123"/>
    <w:rsid w:val="00683613"/>
    <w:rsid w:val="00685AE4"/>
    <w:rsid w:val="00690E22"/>
    <w:rsid w:val="006936AF"/>
    <w:rsid w:val="00694CEE"/>
    <w:rsid w:val="006A0989"/>
    <w:rsid w:val="006A1123"/>
    <w:rsid w:val="006A6F36"/>
    <w:rsid w:val="006B0A50"/>
    <w:rsid w:val="006B220C"/>
    <w:rsid w:val="006B4F23"/>
    <w:rsid w:val="006B565D"/>
    <w:rsid w:val="006B6E39"/>
    <w:rsid w:val="006C26F2"/>
    <w:rsid w:val="006C2DA4"/>
    <w:rsid w:val="006C4175"/>
    <w:rsid w:val="006C4C38"/>
    <w:rsid w:val="006C66A6"/>
    <w:rsid w:val="006C6885"/>
    <w:rsid w:val="006C72A6"/>
    <w:rsid w:val="006C74E4"/>
    <w:rsid w:val="006E1140"/>
    <w:rsid w:val="006E121D"/>
    <w:rsid w:val="006E4B92"/>
    <w:rsid w:val="006E53A5"/>
    <w:rsid w:val="006F4DEA"/>
    <w:rsid w:val="006F5DA3"/>
    <w:rsid w:val="00701B53"/>
    <w:rsid w:val="00701DA0"/>
    <w:rsid w:val="00707FB3"/>
    <w:rsid w:val="007111B5"/>
    <w:rsid w:val="0072750C"/>
    <w:rsid w:val="0073324C"/>
    <w:rsid w:val="007343E3"/>
    <w:rsid w:val="0073517C"/>
    <w:rsid w:val="00736173"/>
    <w:rsid w:val="00737306"/>
    <w:rsid w:val="007373CC"/>
    <w:rsid w:val="007401CE"/>
    <w:rsid w:val="0074306C"/>
    <w:rsid w:val="00745598"/>
    <w:rsid w:val="00761547"/>
    <w:rsid w:val="0076262F"/>
    <w:rsid w:val="007657CC"/>
    <w:rsid w:val="00771C91"/>
    <w:rsid w:val="00773680"/>
    <w:rsid w:val="00773AEF"/>
    <w:rsid w:val="007752E0"/>
    <w:rsid w:val="00777EF3"/>
    <w:rsid w:val="00783374"/>
    <w:rsid w:val="00784C01"/>
    <w:rsid w:val="00790071"/>
    <w:rsid w:val="00790C01"/>
    <w:rsid w:val="00791A7D"/>
    <w:rsid w:val="007923C6"/>
    <w:rsid w:val="00792A81"/>
    <w:rsid w:val="00793424"/>
    <w:rsid w:val="007934DA"/>
    <w:rsid w:val="007A246B"/>
    <w:rsid w:val="007A429E"/>
    <w:rsid w:val="007A6DCE"/>
    <w:rsid w:val="007A7691"/>
    <w:rsid w:val="007B2935"/>
    <w:rsid w:val="007B31C4"/>
    <w:rsid w:val="007B48DB"/>
    <w:rsid w:val="007B59F0"/>
    <w:rsid w:val="007B6D07"/>
    <w:rsid w:val="007B6EA1"/>
    <w:rsid w:val="007C10DA"/>
    <w:rsid w:val="007C3582"/>
    <w:rsid w:val="007C36FE"/>
    <w:rsid w:val="007C3870"/>
    <w:rsid w:val="007C6CD3"/>
    <w:rsid w:val="007C6CDA"/>
    <w:rsid w:val="007D1B72"/>
    <w:rsid w:val="007D3034"/>
    <w:rsid w:val="007D32EA"/>
    <w:rsid w:val="007D66F7"/>
    <w:rsid w:val="007E1315"/>
    <w:rsid w:val="007E31A4"/>
    <w:rsid w:val="007E7CFD"/>
    <w:rsid w:val="007F09AB"/>
    <w:rsid w:val="007F30B0"/>
    <w:rsid w:val="007F6142"/>
    <w:rsid w:val="0080084C"/>
    <w:rsid w:val="008028FF"/>
    <w:rsid w:val="00805075"/>
    <w:rsid w:val="00805EE1"/>
    <w:rsid w:val="0082643E"/>
    <w:rsid w:val="00830203"/>
    <w:rsid w:val="00830CEB"/>
    <w:rsid w:val="00833E24"/>
    <w:rsid w:val="00840C03"/>
    <w:rsid w:val="00841AE3"/>
    <w:rsid w:val="008449B9"/>
    <w:rsid w:val="008455A9"/>
    <w:rsid w:val="00846AFC"/>
    <w:rsid w:val="00854D3E"/>
    <w:rsid w:val="00866AFD"/>
    <w:rsid w:val="00867629"/>
    <w:rsid w:val="008710EC"/>
    <w:rsid w:val="008712FC"/>
    <w:rsid w:val="00871CDA"/>
    <w:rsid w:val="00872561"/>
    <w:rsid w:val="00874649"/>
    <w:rsid w:val="00874F0D"/>
    <w:rsid w:val="00875765"/>
    <w:rsid w:val="008804AC"/>
    <w:rsid w:val="00884236"/>
    <w:rsid w:val="008843CB"/>
    <w:rsid w:val="008847C5"/>
    <w:rsid w:val="008848D3"/>
    <w:rsid w:val="0088587B"/>
    <w:rsid w:val="00892C99"/>
    <w:rsid w:val="0089453B"/>
    <w:rsid w:val="008A05B0"/>
    <w:rsid w:val="008A19EE"/>
    <w:rsid w:val="008A25E6"/>
    <w:rsid w:val="008A6074"/>
    <w:rsid w:val="008A6378"/>
    <w:rsid w:val="008A6508"/>
    <w:rsid w:val="008A7F5C"/>
    <w:rsid w:val="008B1824"/>
    <w:rsid w:val="008B1C12"/>
    <w:rsid w:val="008B44C4"/>
    <w:rsid w:val="008B6D7F"/>
    <w:rsid w:val="008B7C03"/>
    <w:rsid w:val="008C0E58"/>
    <w:rsid w:val="008C4EB8"/>
    <w:rsid w:val="008D18AA"/>
    <w:rsid w:val="008E0B42"/>
    <w:rsid w:val="008E6EFD"/>
    <w:rsid w:val="008E77E4"/>
    <w:rsid w:val="008F38EA"/>
    <w:rsid w:val="008F4F33"/>
    <w:rsid w:val="008F572A"/>
    <w:rsid w:val="008F6FA7"/>
    <w:rsid w:val="00904359"/>
    <w:rsid w:val="00912650"/>
    <w:rsid w:val="00914432"/>
    <w:rsid w:val="0091675C"/>
    <w:rsid w:val="00916A9E"/>
    <w:rsid w:val="00922523"/>
    <w:rsid w:val="00922935"/>
    <w:rsid w:val="009257B7"/>
    <w:rsid w:val="00925AF9"/>
    <w:rsid w:val="00925FDD"/>
    <w:rsid w:val="00926DAA"/>
    <w:rsid w:val="00927219"/>
    <w:rsid w:val="00932AB5"/>
    <w:rsid w:val="00945D9D"/>
    <w:rsid w:val="009470EE"/>
    <w:rsid w:val="00950C1A"/>
    <w:rsid w:val="009577EB"/>
    <w:rsid w:val="00961D65"/>
    <w:rsid w:val="00962B20"/>
    <w:rsid w:val="00963B95"/>
    <w:rsid w:val="009657FE"/>
    <w:rsid w:val="009709FE"/>
    <w:rsid w:val="00972CF8"/>
    <w:rsid w:val="00975370"/>
    <w:rsid w:val="00977D1F"/>
    <w:rsid w:val="009814D0"/>
    <w:rsid w:val="00982218"/>
    <w:rsid w:val="00983518"/>
    <w:rsid w:val="00985DAA"/>
    <w:rsid w:val="00986F53"/>
    <w:rsid w:val="00991433"/>
    <w:rsid w:val="00993E7F"/>
    <w:rsid w:val="00996388"/>
    <w:rsid w:val="009A6EBF"/>
    <w:rsid w:val="009A7A3B"/>
    <w:rsid w:val="009B24BF"/>
    <w:rsid w:val="009B3CB5"/>
    <w:rsid w:val="009B4055"/>
    <w:rsid w:val="009B56A4"/>
    <w:rsid w:val="009B6438"/>
    <w:rsid w:val="009C0C0C"/>
    <w:rsid w:val="009C46B1"/>
    <w:rsid w:val="009C672C"/>
    <w:rsid w:val="009C7CB6"/>
    <w:rsid w:val="009D0329"/>
    <w:rsid w:val="009D06A2"/>
    <w:rsid w:val="009D09C5"/>
    <w:rsid w:val="009D0A8E"/>
    <w:rsid w:val="009D15F6"/>
    <w:rsid w:val="009D477D"/>
    <w:rsid w:val="009D5471"/>
    <w:rsid w:val="009E0D29"/>
    <w:rsid w:val="009E571D"/>
    <w:rsid w:val="009E5B6F"/>
    <w:rsid w:val="009F2791"/>
    <w:rsid w:val="009F289A"/>
    <w:rsid w:val="009F4455"/>
    <w:rsid w:val="009F5155"/>
    <w:rsid w:val="00A00707"/>
    <w:rsid w:val="00A04218"/>
    <w:rsid w:val="00A04ACE"/>
    <w:rsid w:val="00A05AD2"/>
    <w:rsid w:val="00A15AFC"/>
    <w:rsid w:val="00A17463"/>
    <w:rsid w:val="00A217DE"/>
    <w:rsid w:val="00A2485A"/>
    <w:rsid w:val="00A267B4"/>
    <w:rsid w:val="00A273CA"/>
    <w:rsid w:val="00A3107A"/>
    <w:rsid w:val="00A3390A"/>
    <w:rsid w:val="00A3463D"/>
    <w:rsid w:val="00A36B6E"/>
    <w:rsid w:val="00A40E29"/>
    <w:rsid w:val="00A42DDC"/>
    <w:rsid w:val="00A431AE"/>
    <w:rsid w:val="00A45BCC"/>
    <w:rsid w:val="00A46DDC"/>
    <w:rsid w:val="00A507B8"/>
    <w:rsid w:val="00A53045"/>
    <w:rsid w:val="00A5346E"/>
    <w:rsid w:val="00A53952"/>
    <w:rsid w:val="00A6005D"/>
    <w:rsid w:val="00A60B37"/>
    <w:rsid w:val="00A61C07"/>
    <w:rsid w:val="00A64C1A"/>
    <w:rsid w:val="00A6640D"/>
    <w:rsid w:val="00A67C8C"/>
    <w:rsid w:val="00A70FD9"/>
    <w:rsid w:val="00A7494C"/>
    <w:rsid w:val="00A7644C"/>
    <w:rsid w:val="00A817E7"/>
    <w:rsid w:val="00A868EB"/>
    <w:rsid w:val="00A87FA2"/>
    <w:rsid w:val="00AA106D"/>
    <w:rsid w:val="00AA10B6"/>
    <w:rsid w:val="00AA32F2"/>
    <w:rsid w:val="00AA7BF8"/>
    <w:rsid w:val="00AB0DB5"/>
    <w:rsid w:val="00AB6917"/>
    <w:rsid w:val="00AC5648"/>
    <w:rsid w:val="00AD148F"/>
    <w:rsid w:val="00AD3E3B"/>
    <w:rsid w:val="00AD5034"/>
    <w:rsid w:val="00AD6DBA"/>
    <w:rsid w:val="00AE15A8"/>
    <w:rsid w:val="00AE2799"/>
    <w:rsid w:val="00AE4BFE"/>
    <w:rsid w:val="00B055EE"/>
    <w:rsid w:val="00B05970"/>
    <w:rsid w:val="00B068E6"/>
    <w:rsid w:val="00B074A4"/>
    <w:rsid w:val="00B077DF"/>
    <w:rsid w:val="00B103FB"/>
    <w:rsid w:val="00B10974"/>
    <w:rsid w:val="00B11EC7"/>
    <w:rsid w:val="00B125F5"/>
    <w:rsid w:val="00B12E98"/>
    <w:rsid w:val="00B213BC"/>
    <w:rsid w:val="00B24863"/>
    <w:rsid w:val="00B24904"/>
    <w:rsid w:val="00B27934"/>
    <w:rsid w:val="00B34725"/>
    <w:rsid w:val="00B365CD"/>
    <w:rsid w:val="00B425B6"/>
    <w:rsid w:val="00B43822"/>
    <w:rsid w:val="00B43ED5"/>
    <w:rsid w:val="00B43FF3"/>
    <w:rsid w:val="00B4453F"/>
    <w:rsid w:val="00B449F4"/>
    <w:rsid w:val="00B46EC5"/>
    <w:rsid w:val="00B554E7"/>
    <w:rsid w:val="00B64193"/>
    <w:rsid w:val="00B709C7"/>
    <w:rsid w:val="00B76971"/>
    <w:rsid w:val="00B80118"/>
    <w:rsid w:val="00B83107"/>
    <w:rsid w:val="00B90098"/>
    <w:rsid w:val="00B904E0"/>
    <w:rsid w:val="00B93855"/>
    <w:rsid w:val="00B94E61"/>
    <w:rsid w:val="00B97044"/>
    <w:rsid w:val="00BA2827"/>
    <w:rsid w:val="00BA3FDB"/>
    <w:rsid w:val="00BA5309"/>
    <w:rsid w:val="00BA6C7E"/>
    <w:rsid w:val="00BB02A7"/>
    <w:rsid w:val="00BB25B7"/>
    <w:rsid w:val="00BB304B"/>
    <w:rsid w:val="00BB305D"/>
    <w:rsid w:val="00BB4B96"/>
    <w:rsid w:val="00BC3226"/>
    <w:rsid w:val="00BC3A74"/>
    <w:rsid w:val="00BC40BB"/>
    <w:rsid w:val="00BC54B3"/>
    <w:rsid w:val="00BD0FC3"/>
    <w:rsid w:val="00BD6FDE"/>
    <w:rsid w:val="00BE09AB"/>
    <w:rsid w:val="00BE1DE1"/>
    <w:rsid w:val="00BE36E4"/>
    <w:rsid w:val="00BE62D7"/>
    <w:rsid w:val="00BF1491"/>
    <w:rsid w:val="00BF6F14"/>
    <w:rsid w:val="00C100A3"/>
    <w:rsid w:val="00C10EA9"/>
    <w:rsid w:val="00C117B0"/>
    <w:rsid w:val="00C12B92"/>
    <w:rsid w:val="00C15759"/>
    <w:rsid w:val="00C215EA"/>
    <w:rsid w:val="00C253EB"/>
    <w:rsid w:val="00C31674"/>
    <w:rsid w:val="00C36B55"/>
    <w:rsid w:val="00C3742B"/>
    <w:rsid w:val="00C43DC6"/>
    <w:rsid w:val="00C4422F"/>
    <w:rsid w:val="00C47913"/>
    <w:rsid w:val="00C500BC"/>
    <w:rsid w:val="00C61668"/>
    <w:rsid w:val="00C712CC"/>
    <w:rsid w:val="00C727CE"/>
    <w:rsid w:val="00C77961"/>
    <w:rsid w:val="00C82D5D"/>
    <w:rsid w:val="00C83993"/>
    <w:rsid w:val="00C87F6C"/>
    <w:rsid w:val="00C93E85"/>
    <w:rsid w:val="00C963EC"/>
    <w:rsid w:val="00CA35DF"/>
    <w:rsid w:val="00CA7668"/>
    <w:rsid w:val="00CB0F54"/>
    <w:rsid w:val="00CB2605"/>
    <w:rsid w:val="00CC2E46"/>
    <w:rsid w:val="00CC36E1"/>
    <w:rsid w:val="00CD0016"/>
    <w:rsid w:val="00CD1BBF"/>
    <w:rsid w:val="00CD50A3"/>
    <w:rsid w:val="00CD5EDD"/>
    <w:rsid w:val="00CD6B43"/>
    <w:rsid w:val="00CE4849"/>
    <w:rsid w:val="00CE563B"/>
    <w:rsid w:val="00CE6AED"/>
    <w:rsid w:val="00CF20A7"/>
    <w:rsid w:val="00CF55B2"/>
    <w:rsid w:val="00CF6AF2"/>
    <w:rsid w:val="00D00697"/>
    <w:rsid w:val="00D014B2"/>
    <w:rsid w:val="00D03E27"/>
    <w:rsid w:val="00D05B84"/>
    <w:rsid w:val="00D100F5"/>
    <w:rsid w:val="00D10766"/>
    <w:rsid w:val="00D10EB0"/>
    <w:rsid w:val="00D13E09"/>
    <w:rsid w:val="00D13FBA"/>
    <w:rsid w:val="00D14959"/>
    <w:rsid w:val="00D230F1"/>
    <w:rsid w:val="00D33A97"/>
    <w:rsid w:val="00D34025"/>
    <w:rsid w:val="00D35B62"/>
    <w:rsid w:val="00D41B04"/>
    <w:rsid w:val="00D46F59"/>
    <w:rsid w:val="00D5038F"/>
    <w:rsid w:val="00D52D25"/>
    <w:rsid w:val="00D605BA"/>
    <w:rsid w:val="00D62647"/>
    <w:rsid w:val="00D62DB4"/>
    <w:rsid w:val="00D62FC8"/>
    <w:rsid w:val="00D6622A"/>
    <w:rsid w:val="00D663DB"/>
    <w:rsid w:val="00D71EBF"/>
    <w:rsid w:val="00D76303"/>
    <w:rsid w:val="00D82103"/>
    <w:rsid w:val="00D876D0"/>
    <w:rsid w:val="00D940DC"/>
    <w:rsid w:val="00D95F33"/>
    <w:rsid w:val="00D9681E"/>
    <w:rsid w:val="00D976A2"/>
    <w:rsid w:val="00D9776F"/>
    <w:rsid w:val="00DA1873"/>
    <w:rsid w:val="00DA2511"/>
    <w:rsid w:val="00DA36AB"/>
    <w:rsid w:val="00DA598D"/>
    <w:rsid w:val="00DA6836"/>
    <w:rsid w:val="00DA780C"/>
    <w:rsid w:val="00DA7A9D"/>
    <w:rsid w:val="00DC0929"/>
    <w:rsid w:val="00DC0CF8"/>
    <w:rsid w:val="00DC12FA"/>
    <w:rsid w:val="00DC5E42"/>
    <w:rsid w:val="00DD3D09"/>
    <w:rsid w:val="00DD514C"/>
    <w:rsid w:val="00DD79BE"/>
    <w:rsid w:val="00DE25E4"/>
    <w:rsid w:val="00DE4859"/>
    <w:rsid w:val="00DE6D76"/>
    <w:rsid w:val="00DF0038"/>
    <w:rsid w:val="00DF41E3"/>
    <w:rsid w:val="00DF482E"/>
    <w:rsid w:val="00DF4E9D"/>
    <w:rsid w:val="00DF54F5"/>
    <w:rsid w:val="00E00269"/>
    <w:rsid w:val="00E03C6B"/>
    <w:rsid w:val="00E04615"/>
    <w:rsid w:val="00E1202A"/>
    <w:rsid w:val="00E1590D"/>
    <w:rsid w:val="00E15D34"/>
    <w:rsid w:val="00E22A7C"/>
    <w:rsid w:val="00E22F5A"/>
    <w:rsid w:val="00E23664"/>
    <w:rsid w:val="00E23DFC"/>
    <w:rsid w:val="00E24B86"/>
    <w:rsid w:val="00E261A0"/>
    <w:rsid w:val="00E2710D"/>
    <w:rsid w:val="00E27BA4"/>
    <w:rsid w:val="00E357BB"/>
    <w:rsid w:val="00E41A7D"/>
    <w:rsid w:val="00E479AC"/>
    <w:rsid w:val="00E518FC"/>
    <w:rsid w:val="00E56D0E"/>
    <w:rsid w:val="00E706A6"/>
    <w:rsid w:val="00E715A4"/>
    <w:rsid w:val="00E715AF"/>
    <w:rsid w:val="00E72FA3"/>
    <w:rsid w:val="00E75E15"/>
    <w:rsid w:val="00E81509"/>
    <w:rsid w:val="00E81DC8"/>
    <w:rsid w:val="00E8204F"/>
    <w:rsid w:val="00E8228A"/>
    <w:rsid w:val="00E83496"/>
    <w:rsid w:val="00E84B6D"/>
    <w:rsid w:val="00E84F88"/>
    <w:rsid w:val="00E8555C"/>
    <w:rsid w:val="00E860E4"/>
    <w:rsid w:val="00E91C22"/>
    <w:rsid w:val="00E93A46"/>
    <w:rsid w:val="00E97BDB"/>
    <w:rsid w:val="00EA3408"/>
    <w:rsid w:val="00EA6A36"/>
    <w:rsid w:val="00EB0433"/>
    <w:rsid w:val="00EB0FFE"/>
    <w:rsid w:val="00EB1DCE"/>
    <w:rsid w:val="00EB4337"/>
    <w:rsid w:val="00EB44EA"/>
    <w:rsid w:val="00EC2E34"/>
    <w:rsid w:val="00EC3E9C"/>
    <w:rsid w:val="00EC4BC3"/>
    <w:rsid w:val="00EC5042"/>
    <w:rsid w:val="00EC78B1"/>
    <w:rsid w:val="00ED0ED5"/>
    <w:rsid w:val="00ED38FE"/>
    <w:rsid w:val="00ED485D"/>
    <w:rsid w:val="00EE65ED"/>
    <w:rsid w:val="00EE7F9F"/>
    <w:rsid w:val="00EF4236"/>
    <w:rsid w:val="00EF4A4B"/>
    <w:rsid w:val="00EF57BA"/>
    <w:rsid w:val="00EF6E23"/>
    <w:rsid w:val="00F123F3"/>
    <w:rsid w:val="00F1318E"/>
    <w:rsid w:val="00F150A3"/>
    <w:rsid w:val="00F15238"/>
    <w:rsid w:val="00F2249B"/>
    <w:rsid w:val="00F23B9E"/>
    <w:rsid w:val="00F2561D"/>
    <w:rsid w:val="00F2619D"/>
    <w:rsid w:val="00F266B1"/>
    <w:rsid w:val="00F372E6"/>
    <w:rsid w:val="00F37F91"/>
    <w:rsid w:val="00F403EC"/>
    <w:rsid w:val="00F408BC"/>
    <w:rsid w:val="00F444C1"/>
    <w:rsid w:val="00F44EBF"/>
    <w:rsid w:val="00F64A71"/>
    <w:rsid w:val="00F65FD2"/>
    <w:rsid w:val="00F71508"/>
    <w:rsid w:val="00F76CF2"/>
    <w:rsid w:val="00F800C9"/>
    <w:rsid w:val="00F820BC"/>
    <w:rsid w:val="00F8350D"/>
    <w:rsid w:val="00F90104"/>
    <w:rsid w:val="00F90683"/>
    <w:rsid w:val="00F91AB4"/>
    <w:rsid w:val="00F9280E"/>
    <w:rsid w:val="00F96203"/>
    <w:rsid w:val="00FA2D6F"/>
    <w:rsid w:val="00FA45BD"/>
    <w:rsid w:val="00FA5958"/>
    <w:rsid w:val="00FB1E4E"/>
    <w:rsid w:val="00FB1EF0"/>
    <w:rsid w:val="00FB6984"/>
    <w:rsid w:val="00FC090B"/>
    <w:rsid w:val="00FC279C"/>
    <w:rsid w:val="00FC5E3C"/>
    <w:rsid w:val="00FC6081"/>
    <w:rsid w:val="00FD1826"/>
    <w:rsid w:val="00FE3DDC"/>
    <w:rsid w:val="00FE407C"/>
    <w:rsid w:val="00FE4690"/>
    <w:rsid w:val="00FE4A82"/>
    <w:rsid w:val="00FE7955"/>
    <w:rsid w:val="00FF1DEB"/>
    <w:rsid w:val="00FF2954"/>
    <w:rsid w:val="00FF3530"/>
    <w:rsid w:val="00FF4A6E"/>
    <w:rsid w:val="00FF603D"/>
    <w:rsid w:val="00FF60C7"/>
    <w:rsid w:val="00FF6AA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226D065"/>
  <w15:docId w15:val="{062329CE-C3BC-4857-BFC7-B2473217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F493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A3390A"/>
    <w:pPr>
      <w:ind w:left="720"/>
      <w:contextualSpacing/>
    </w:pPr>
  </w:style>
  <w:style w:type="paragraph" w:customStyle="1" w:styleId="Default">
    <w:name w:val="Default"/>
    <w:rsid w:val="00945D9D"/>
    <w:pPr>
      <w:autoSpaceDE w:val="0"/>
      <w:autoSpaceDN w:val="0"/>
      <w:adjustRightInd w:val="0"/>
      <w:spacing w:after="0" w:line="240" w:lineRule="auto"/>
    </w:pPr>
    <w:rPr>
      <w:rFonts w:ascii="Calibri" w:hAnsi="Calibri" w:cs="Calibri"/>
      <w:color w:val="000000"/>
      <w:sz w:val="24"/>
      <w:szCs w:val="24"/>
    </w:rPr>
  </w:style>
  <w:style w:type="paragraph" w:styleId="StandardWeb">
    <w:name w:val="Normal (Web)"/>
    <w:basedOn w:val="Standard"/>
    <w:uiPriority w:val="99"/>
    <w:semiHidden/>
    <w:unhideWhenUsed/>
    <w:rsid w:val="00D95F33"/>
    <w:pPr>
      <w:spacing w:before="100" w:beforeAutospacing="1" w:after="100" w:afterAutospacing="1" w:line="240" w:lineRule="auto"/>
    </w:pPr>
    <w:rPr>
      <w:rFonts w:ascii="Times New Roman" w:hAnsi="Times New Roman" w:cs="Times New Roman"/>
      <w:sz w:val="24"/>
      <w:szCs w:val="24"/>
      <w:lang w:eastAsia="de-DE"/>
    </w:rPr>
  </w:style>
  <w:style w:type="character" w:styleId="Hyperlink">
    <w:name w:val="Hyperlink"/>
    <w:basedOn w:val="Absatz-Standardschriftart"/>
    <w:uiPriority w:val="99"/>
    <w:unhideWhenUsed/>
    <w:rsid w:val="00D76303"/>
    <w:rPr>
      <w:color w:val="0000FF" w:themeColor="hyperlink"/>
      <w:u w:val="single"/>
    </w:rPr>
  </w:style>
  <w:style w:type="paragraph" w:styleId="Sprechblasentext">
    <w:name w:val="Balloon Text"/>
    <w:basedOn w:val="Standard"/>
    <w:link w:val="SprechblasentextZchn"/>
    <w:uiPriority w:val="99"/>
    <w:semiHidden/>
    <w:unhideWhenUsed/>
    <w:rsid w:val="00D763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6303"/>
    <w:rPr>
      <w:rFonts w:ascii="Tahoma" w:hAnsi="Tahoma" w:cs="Tahoma"/>
      <w:sz w:val="16"/>
      <w:szCs w:val="16"/>
    </w:rPr>
  </w:style>
  <w:style w:type="paragraph" w:styleId="Kopfzeile">
    <w:name w:val="header"/>
    <w:basedOn w:val="Standard"/>
    <w:link w:val="KopfzeileZchn"/>
    <w:uiPriority w:val="99"/>
    <w:unhideWhenUsed/>
    <w:rsid w:val="00F131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1318E"/>
  </w:style>
  <w:style w:type="paragraph" w:styleId="Fuzeile">
    <w:name w:val="footer"/>
    <w:basedOn w:val="Standard"/>
    <w:link w:val="FuzeileZchn"/>
    <w:uiPriority w:val="99"/>
    <w:unhideWhenUsed/>
    <w:rsid w:val="00F131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1318E"/>
  </w:style>
  <w:style w:type="character" w:styleId="Kommentarzeichen">
    <w:name w:val="annotation reference"/>
    <w:basedOn w:val="Absatz-Standardschriftart"/>
    <w:uiPriority w:val="99"/>
    <w:semiHidden/>
    <w:unhideWhenUsed/>
    <w:rsid w:val="00285FB6"/>
    <w:rPr>
      <w:sz w:val="16"/>
      <w:szCs w:val="16"/>
    </w:rPr>
  </w:style>
  <w:style w:type="paragraph" w:styleId="Kommentartext">
    <w:name w:val="annotation text"/>
    <w:basedOn w:val="Standard"/>
    <w:link w:val="KommentartextZchn"/>
    <w:uiPriority w:val="99"/>
    <w:unhideWhenUsed/>
    <w:rsid w:val="00285FB6"/>
    <w:pPr>
      <w:spacing w:line="240" w:lineRule="auto"/>
    </w:pPr>
    <w:rPr>
      <w:sz w:val="20"/>
      <w:szCs w:val="20"/>
    </w:rPr>
  </w:style>
  <w:style w:type="character" w:customStyle="1" w:styleId="KommentartextZchn">
    <w:name w:val="Kommentartext Zchn"/>
    <w:basedOn w:val="Absatz-Standardschriftart"/>
    <w:link w:val="Kommentartext"/>
    <w:uiPriority w:val="99"/>
    <w:rsid w:val="00285FB6"/>
    <w:rPr>
      <w:sz w:val="20"/>
      <w:szCs w:val="20"/>
    </w:rPr>
  </w:style>
  <w:style w:type="paragraph" w:styleId="Kommentarthema">
    <w:name w:val="annotation subject"/>
    <w:basedOn w:val="Kommentartext"/>
    <w:next w:val="Kommentartext"/>
    <w:link w:val="KommentarthemaZchn"/>
    <w:uiPriority w:val="99"/>
    <w:semiHidden/>
    <w:unhideWhenUsed/>
    <w:rsid w:val="00285FB6"/>
    <w:rPr>
      <w:b/>
      <w:bCs/>
    </w:rPr>
  </w:style>
  <w:style w:type="character" w:customStyle="1" w:styleId="KommentarthemaZchn">
    <w:name w:val="Kommentarthema Zchn"/>
    <w:basedOn w:val="KommentartextZchn"/>
    <w:link w:val="Kommentarthema"/>
    <w:uiPriority w:val="99"/>
    <w:semiHidden/>
    <w:rsid w:val="00285FB6"/>
    <w:rPr>
      <w:b/>
      <w:bCs/>
      <w:sz w:val="20"/>
      <w:szCs w:val="20"/>
    </w:rPr>
  </w:style>
  <w:style w:type="paragraph" w:styleId="berarbeitung">
    <w:name w:val="Revision"/>
    <w:hidden/>
    <w:uiPriority w:val="99"/>
    <w:semiHidden/>
    <w:rsid w:val="00584B1F"/>
    <w:pPr>
      <w:spacing w:after="0" w:line="240" w:lineRule="auto"/>
    </w:pPr>
  </w:style>
  <w:style w:type="paragraph" w:styleId="HTMLVorformatiert">
    <w:name w:val="HTML Preformatted"/>
    <w:basedOn w:val="Standard"/>
    <w:link w:val="HTMLVorformatiertZchn"/>
    <w:uiPriority w:val="99"/>
    <w:unhideWhenUsed/>
    <w:rsid w:val="0053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36E0E"/>
    <w:rPr>
      <w:rFonts w:ascii="Courier New" w:eastAsia="Times New Roman" w:hAnsi="Courier New" w:cs="Courier New"/>
      <w:sz w:val="20"/>
      <w:szCs w:val="20"/>
      <w:lang w:eastAsia="de-DE"/>
    </w:rPr>
  </w:style>
  <w:style w:type="table" w:styleId="Tabellenraster">
    <w:name w:val="Table Grid"/>
    <w:basedOn w:val="NormaleTabelle"/>
    <w:uiPriority w:val="59"/>
    <w:rsid w:val="00F372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urText">
    <w:name w:val="Plain Text"/>
    <w:basedOn w:val="Standard"/>
    <w:link w:val="NurTextZchn"/>
    <w:uiPriority w:val="99"/>
    <w:unhideWhenUsed/>
    <w:rsid w:val="00550CEC"/>
    <w:pPr>
      <w:spacing w:after="0" w:line="240" w:lineRule="auto"/>
    </w:pPr>
    <w:rPr>
      <w:rFonts w:ascii="Calibri" w:hAnsi="Calibri" w:cs="Consolas"/>
      <w:szCs w:val="21"/>
    </w:rPr>
  </w:style>
  <w:style w:type="character" w:customStyle="1" w:styleId="NurTextZchn">
    <w:name w:val="Nur Text Zchn"/>
    <w:basedOn w:val="Absatz-Standardschriftart"/>
    <w:link w:val="NurText"/>
    <w:uiPriority w:val="99"/>
    <w:rsid w:val="00550CEC"/>
    <w:rPr>
      <w:rFonts w:ascii="Calibri" w:hAnsi="Calibri" w:cs="Consolas"/>
      <w:szCs w:val="21"/>
    </w:rPr>
  </w:style>
  <w:style w:type="character" w:customStyle="1" w:styleId="value">
    <w:name w:val="value"/>
    <w:basedOn w:val="Absatz-Standardschriftart"/>
    <w:rsid w:val="00550CEC"/>
  </w:style>
  <w:style w:type="character" w:customStyle="1" w:styleId="ListenabsatzZchn">
    <w:name w:val="Listenabsatz Zchn"/>
    <w:basedOn w:val="Absatz-Standardschriftart"/>
    <w:link w:val="Listenabsatz"/>
    <w:uiPriority w:val="34"/>
    <w:rsid w:val="007F09AB"/>
  </w:style>
  <w:style w:type="paragraph" w:styleId="Beschriftung">
    <w:name w:val="caption"/>
    <w:basedOn w:val="Standard"/>
    <w:next w:val="Standard"/>
    <w:uiPriority w:val="35"/>
    <w:semiHidden/>
    <w:unhideWhenUsed/>
    <w:qFormat/>
    <w:rsid w:val="009470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7796">
      <w:bodyDiv w:val="1"/>
      <w:marLeft w:val="0"/>
      <w:marRight w:val="0"/>
      <w:marTop w:val="0"/>
      <w:marBottom w:val="0"/>
      <w:divBdr>
        <w:top w:val="none" w:sz="0" w:space="0" w:color="auto"/>
        <w:left w:val="none" w:sz="0" w:space="0" w:color="auto"/>
        <w:bottom w:val="none" w:sz="0" w:space="0" w:color="auto"/>
        <w:right w:val="none" w:sz="0" w:space="0" w:color="auto"/>
      </w:divBdr>
    </w:div>
    <w:div w:id="142427001">
      <w:bodyDiv w:val="1"/>
      <w:marLeft w:val="0"/>
      <w:marRight w:val="0"/>
      <w:marTop w:val="0"/>
      <w:marBottom w:val="0"/>
      <w:divBdr>
        <w:top w:val="none" w:sz="0" w:space="0" w:color="auto"/>
        <w:left w:val="none" w:sz="0" w:space="0" w:color="auto"/>
        <w:bottom w:val="none" w:sz="0" w:space="0" w:color="auto"/>
        <w:right w:val="none" w:sz="0" w:space="0" w:color="auto"/>
      </w:divBdr>
    </w:div>
    <w:div w:id="428044699">
      <w:bodyDiv w:val="1"/>
      <w:marLeft w:val="0"/>
      <w:marRight w:val="0"/>
      <w:marTop w:val="0"/>
      <w:marBottom w:val="0"/>
      <w:divBdr>
        <w:top w:val="none" w:sz="0" w:space="0" w:color="auto"/>
        <w:left w:val="none" w:sz="0" w:space="0" w:color="auto"/>
        <w:bottom w:val="none" w:sz="0" w:space="0" w:color="auto"/>
        <w:right w:val="none" w:sz="0" w:space="0" w:color="auto"/>
      </w:divBdr>
    </w:div>
    <w:div w:id="704252882">
      <w:bodyDiv w:val="1"/>
      <w:marLeft w:val="0"/>
      <w:marRight w:val="0"/>
      <w:marTop w:val="0"/>
      <w:marBottom w:val="0"/>
      <w:divBdr>
        <w:top w:val="none" w:sz="0" w:space="0" w:color="auto"/>
        <w:left w:val="none" w:sz="0" w:space="0" w:color="auto"/>
        <w:bottom w:val="none" w:sz="0" w:space="0" w:color="auto"/>
        <w:right w:val="none" w:sz="0" w:space="0" w:color="auto"/>
      </w:divBdr>
    </w:div>
    <w:div w:id="860358396">
      <w:bodyDiv w:val="1"/>
      <w:marLeft w:val="0"/>
      <w:marRight w:val="0"/>
      <w:marTop w:val="0"/>
      <w:marBottom w:val="0"/>
      <w:divBdr>
        <w:top w:val="none" w:sz="0" w:space="0" w:color="auto"/>
        <w:left w:val="none" w:sz="0" w:space="0" w:color="auto"/>
        <w:bottom w:val="none" w:sz="0" w:space="0" w:color="auto"/>
        <w:right w:val="none" w:sz="0" w:space="0" w:color="auto"/>
      </w:divBdr>
    </w:div>
    <w:div w:id="975529878">
      <w:bodyDiv w:val="1"/>
      <w:marLeft w:val="0"/>
      <w:marRight w:val="0"/>
      <w:marTop w:val="0"/>
      <w:marBottom w:val="0"/>
      <w:divBdr>
        <w:top w:val="none" w:sz="0" w:space="0" w:color="auto"/>
        <w:left w:val="none" w:sz="0" w:space="0" w:color="auto"/>
        <w:bottom w:val="none" w:sz="0" w:space="0" w:color="auto"/>
        <w:right w:val="none" w:sz="0" w:space="0" w:color="auto"/>
      </w:divBdr>
    </w:div>
    <w:div w:id="1431124088">
      <w:bodyDiv w:val="1"/>
      <w:marLeft w:val="0"/>
      <w:marRight w:val="0"/>
      <w:marTop w:val="0"/>
      <w:marBottom w:val="0"/>
      <w:divBdr>
        <w:top w:val="none" w:sz="0" w:space="0" w:color="auto"/>
        <w:left w:val="none" w:sz="0" w:space="0" w:color="auto"/>
        <w:bottom w:val="none" w:sz="0" w:space="0" w:color="auto"/>
        <w:right w:val="none" w:sz="0" w:space="0" w:color="auto"/>
      </w:divBdr>
      <w:divsChild>
        <w:div w:id="1604339142">
          <w:marLeft w:val="0"/>
          <w:marRight w:val="0"/>
          <w:marTop w:val="0"/>
          <w:marBottom w:val="0"/>
          <w:divBdr>
            <w:top w:val="none" w:sz="0" w:space="0" w:color="auto"/>
            <w:left w:val="none" w:sz="0" w:space="0" w:color="auto"/>
            <w:bottom w:val="none" w:sz="0" w:space="0" w:color="auto"/>
            <w:right w:val="none" w:sz="0" w:space="0" w:color="auto"/>
          </w:divBdr>
          <w:divsChild>
            <w:div w:id="1624270854">
              <w:marLeft w:val="0"/>
              <w:marRight w:val="0"/>
              <w:marTop w:val="0"/>
              <w:marBottom w:val="0"/>
              <w:divBdr>
                <w:top w:val="none" w:sz="0" w:space="0" w:color="auto"/>
                <w:left w:val="none" w:sz="0" w:space="0" w:color="auto"/>
                <w:bottom w:val="none" w:sz="0" w:space="0" w:color="auto"/>
                <w:right w:val="none" w:sz="0" w:space="0" w:color="auto"/>
              </w:divBdr>
              <w:divsChild>
                <w:div w:id="1711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0881">
      <w:bodyDiv w:val="1"/>
      <w:marLeft w:val="0"/>
      <w:marRight w:val="0"/>
      <w:marTop w:val="0"/>
      <w:marBottom w:val="0"/>
      <w:divBdr>
        <w:top w:val="none" w:sz="0" w:space="0" w:color="auto"/>
        <w:left w:val="none" w:sz="0" w:space="0" w:color="auto"/>
        <w:bottom w:val="none" w:sz="0" w:space="0" w:color="auto"/>
        <w:right w:val="none" w:sz="0" w:space="0" w:color="auto"/>
      </w:divBdr>
    </w:div>
    <w:div w:id="1547718576">
      <w:bodyDiv w:val="1"/>
      <w:marLeft w:val="0"/>
      <w:marRight w:val="0"/>
      <w:marTop w:val="0"/>
      <w:marBottom w:val="0"/>
      <w:divBdr>
        <w:top w:val="none" w:sz="0" w:space="0" w:color="auto"/>
        <w:left w:val="none" w:sz="0" w:space="0" w:color="auto"/>
        <w:bottom w:val="none" w:sz="0" w:space="0" w:color="auto"/>
        <w:right w:val="none" w:sz="0" w:space="0" w:color="auto"/>
      </w:divBdr>
    </w:div>
    <w:div w:id="1571574247">
      <w:bodyDiv w:val="1"/>
      <w:marLeft w:val="0"/>
      <w:marRight w:val="0"/>
      <w:marTop w:val="0"/>
      <w:marBottom w:val="0"/>
      <w:divBdr>
        <w:top w:val="none" w:sz="0" w:space="0" w:color="auto"/>
        <w:left w:val="none" w:sz="0" w:space="0" w:color="auto"/>
        <w:bottom w:val="none" w:sz="0" w:space="0" w:color="auto"/>
        <w:right w:val="none" w:sz="0" w:space="0" w:color="auto"/>
      </w:divBdr>
    </w:div>
    <w:div w:id="212253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D9A4D-092E-4C4B-9B78-0960F4DA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3827</Words>
  <Characters>24115</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UFZ</Company>
  <LinksUpToDate>false</LinksUpToDate>
  <CharactersWithSpaces>27887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 Wollschläger</dc:creator>
  <cp:lastModifiedBy>Nikolai Svoboda</cp:lastModifiedBy>
  <cp:revision>3</cp:revision>
  <cp:lastPrinted>2018-08-24T10:05:00Z</cp:lastPrinted>
  <dcterms:created xsi:type="dcterms:W3CDTF">2018-08-27T06:41:00Z</dcterms:created>
  <dcterms:modified xsi:type="dcterms:W3CDTF">2018-08-27T07:16:00Z</dcterms:modified>
</cp:coreProperties>
</file>